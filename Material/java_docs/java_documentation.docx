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DE9D9" w:themeColor="accent6" w:themeTint="33"/>
  <w:body>
    <w:p w:rsidR="009A2830" w:rsidRDefault="00647BA9" w:rsidP="00647BA9">
      <w:pPr>
        <w:jc w:val="center"/>
        <w:rPr>
          <w:b/>
          <w:sz w:val="28"/>
          <w:szCs w:val="28"/>
        </w:rPr>
      </w:pPr>
      <w:r w:rsidRPr="00647BA9">
        <w:rPr>
          <w:b/>
          <w:sz w:val="28"/>
          <w:szCs w:val="28"/>
        </w:rPr>
        <w:t>JAVA</w:t>
      </w:r>
    </w:p>
    <w:p w:rsidR="00647BA9" w:rsidRPr="00255516" w:rsidRDefault="00647BA9" w:rsidP="00255516">
      <w:pPr>
        <w:pStyle w:val="Heading2"/>
      </w:pPr>
      <w:r w:rsidRPr="00255516">
        <w:t xml:space="preserve">WHAT IS JAVA ? </w:t>
      </w:r>
    </w:p>
    <w:p w:rsidR="007C4CEB" w:rsidRPr="007C4CEB" w:rsidRDefault="007C4CEB" w:rsidP="007C4CEB">
      <w:pPr>
        <w:spacing w:before="100" w:beforeAutospacing="1" w:after="100" w:afterAutospacing="1" w:line="240" w:lineRule="auto"/>
        <w:rPr>
          <w:rFonts w:ascii="Times New Roman" w:eastAsia="Times New Roman" w:hAnsi="Times New Roman" w:cs="Times New Roman"/>
          <w:sz w:val="24"/>
          <w:szCs w:val="24"/>
        </w:rPr>
      </w:pPr>
      <w:r w:rsidRPr="007C4CEB">
        <w:rPr>
          <w:rFonts w:ascii="Times New Roman" w:eastAsia="Times New Roman" w:hAnsi="Times New Roman" w:cs="Times New Roman"/>
          <w:sz w:val="24"/>
          <w:szCs w:val="24"/>
        </w:rPr>
        <w:t xml:space="preserve">Java is a </w:t>
      </w:r>
      <w:r w:rsidRPr="007C4CEB">
        <w:rPr>
          <w:rFonts w:ascii="Times New Roman" w:eastAsia="Times New Roman" w:hAnsi="Times New Roman" w:cs="Times New Roman"/>
          <w:b/>
          <w:bCs/>
          <w:sz w:val="24"/>
          <w:szCs w:val="24"/>
        </w:rPr>
        <w:t>programming language</w:t>
      </w:r>
      <w:r w:rsidRPr="007C4CEB">
        <w:rPr>
          <w:rFonts w:ascii="Times New Roman" w:eastAsia="Times New Roman" w:hAnsi="Times New Roman" w:cs="Times New Roman"/>
          <w:sz w:val="24"/>
          <w:szCs w:val="24"/>
        </w:rPr>
        <w:t xml:space="preserve"> and a </w:t>
      </w:r>
      <w:r w:rsidRPr="007C4CEB">
        <w:rPr>
          <w:rFonts w:ascii="Times New Roman" w:eastAsia="Times New Roman" w:hAnsi="Times New Roman" w:cs="Times New Roman"/>
          <w:b/>
          <w:bCs/>
          <w:sz w:val="24"/>
          <w:szCs w:val="24"/>
        </w:rPr>
        <w:t>platform</w:t>
      </w:r>
      <w:r w:rsidRPr="007C4CEB">
        <w:rPr>
          <w:rFonts w:ascii="Times New Roman" w:eastAsia="Times New Roman" w:hAnsi="Times New Roman" w:cs="Times New Roman"/>
          <w:sz w:val="24"/>
          <w:szCs w:val="24"/>
        </w:rPr>
        <w:t>.</w:t>
      </w:r>
    </w:p>
    <w:p w:rsidR="007C4CEB" w:rsidRPr="007C4CEB" w:rsidRDefault="007C4CEB" w:rsidP="007C4CEB">
      <w:pPr>
        <w:spacing w:before="100" w:beforeAutospacing="1" w:after="100" w:afterAutospacing="1" w:line="240" w:lineRule="auto"/>
        <w:rPr>
          <w:rFonts w:ascii="Times New Roman" w:eastAsia="Times New Roman" w:hAnsi="Times New Roman" w:cs="Times New Roman"/>
          <w:sz w:val="24"/>
          <w:szCs w:val="24"/>
        </w:rPr>
      </w:pPr>
      <w:r w:rsidRPr="007C4CEB">
        <w:rPr>
          <w:rFonts w:ascii="Times New Roman" w:eastAsia="Times New Roman" w:hAnsi="Times New Roman" w:cs="Times New Roman"/>
          <w:sz w:val="24"/>
          <w:szCs w:val="24"/>
        </w:rPr>
        <w:t>Java is a high level, robust, secured and object-oriented programming language.</w:t>
      </w:r>
    </w:p>
    <w:p w:rsidR="007C4CEB" w:rsidRPr="007C4CEB" w:rsidRDefault="007C4CEB" w:rsidP="007C4CEB">
      <w:pPr>
        <w:spacing w:before="100" w:beforeAutospacing="1" w:after="100" w:afterAutospacing="1" w:line="240" w:lineRule="auto"/>
        <w:rPr>
          <w:rFonts w:ascii="Times New Roman" w:eastAsia="Times New Roman" w:hAnsi="Times New Roman" w:cs="Times New Roman"/>
          <w:sz w:val="24"/>
          <w:szCs w:val="24"/>
        </w:rPr>
      </w:pPr>
      <w:r w:rsidRPr="007C4CEB">
        <w:rPr>
          <w:rFonts w:ascii="Times New Roman" w:eastAsia="Times New Roman" w:hAnsi="Times New Roman" w:cs="Times New Roman"/>
          <w:b/>
          <w:bCs/>
          <w:sz w:val="24"/>
          <w:szCs w:val="24"/>
        </w:rPr>
        <w:t>Platform</w:t>
      </w:r>
      <w:r w:rsidRPr="007C4CEB">
        <w:rPr>
          <w:rFonts w:ascii="Times New Roman" w:eastAsia="Times New Roman" w:hAnsi="Times New Roman" w:cs="Times New Roman"/>
          <w:sz w:val="24"/>
          <w:szCs w:val="24"/>
        </w:rPr>
        <w:t>: Any hardware or software environment in which a program runs, is known as a platform. Since Java has its own runtime environment (JRE) and API, it is called platform.</w:t>
      </w:r>
    </w:p>
    <w:p w:rsidR="007C4CEB" w:rsidRDefault="00647BA9" w:rsidP="00647BA9">
      <w:r w:rsidRPr="00647BA9">
        <w:rPr>
          <w:b/>
        </w:rPr>
        <w:t>PRODUCT</w:t>
      </w:r>
      <w:r>
        <w:t>:  JAVA was product of Sun Microsoft, but now it is product of  Oracle</w:t>
      </w:r>
    </w:p>
    <w:p w:rsidR="007C4CEB" w:rsidRDefault="007C4CEB" w:rsidP="007C4CEB">
      <w:pPr>
        <w:pStyle w:val="Heading2"/>
      </w:pPr>
      <w:r>
        <w:t>Where it is used?</w:t>
      </w:r>
    </w:p>
    <w:p w:rsidR="007C4CEB" w:rsidRDefault="007C4CEB" w:rsidP="007C4CEB">
      <w:pPr>
        <w:pStyle w:val="NormalWeb"/>
      </w:pPr>
      <w:r>
        <w:t xml:space="preserve">According to </w:t>
      </w:r>
      <w:r w:rsidR="00611026">
        <w:t>Oracle</w:t>
      </w:r>
      <w:r>
        <w:t>, 3 billion devices run java. There are many devices where java is currently used. Some of them are as follows:</w:t>
      </w:r>
    </w:p>
    <w:p w:rsidR="007C4CEB" w:rsidRDefault="007C4CEB" w:rsidP="00C75052">
      <w:pPr>
        <w:numPr>
          <w:ilvl w:val="0"/>
          <w:numId w:val="2"/>
        </w:numPr>
        <w:spacing w:before="100" w:beforeAutospacing="1" w:after="100" w:afterAutospacing="1" w:line="240" w:lineRule="auto"/>
      </w:pPr>
      <w:r>
        <w:t>Desktop Applications such as acrobat reader, media player, antivirus etc.</w:t>
      </w:r>
    </w:p>
    <w:p w:rsidR="007C4CEB" w:rsidRDefault="007C4CEB" w:rsidP="00C75052">
      <w:pPr>
        <w:numPr>
          <w:ilvl w:val="0"/>
          <w:numId w:val="2"/>
        </w:numPr>
        <w:spacing w:before="100" w:beforeAutospacing="1" w:after="100" w:afterAutospacing="1" w:line="240" w:lineRule="auto"/>
      </w:pPr>
      <w:r>
        <w:t>Web Applications such as irctc.co.in, javatpoint.com etc.</w:t>
      </w:r>
    </w:p>
    <w:p w:rsidR="007C4CEB" w:rsidRDefault="007C4CEB" w:rsidP="00C75052">
      <w:pPr>
        <w:numPr>
          <w:ilvl w:val="0"/>
          <w:numId w:val="2"/>
        </w:numPr>
        <w:spacing w:before="100" w:beforeAutospacing="1" w:after="100" w:afterAutospacing="1" w:line="240" w:lineRule="auto"/>
      </w:pPr>
      <w:r>
        <w:t>Enterprise Applications such as banking applications.</w:t>
      </w:r>
    </w:p>
    <w:p w:rsidR="007C4CEB" w:rsidRDefault="007C4CEB" w:rsidP="00C75052">
      <w:pPr>
        <w:numPr>
          <w:ilvl w:val="0"/>
          <w:numId w:val="2"/>
        </w:numPr>
        <w:spacing w:before="100" w:beforeAutospacing="1" w:after="100" w:afterAutospacing="1" w:line="240" w:lineRule="auto"/>
      </w:pPr>
      <w:r>
        <w:t>Mobile</w:t>
      </w:r>
    </w:p>
    <w:p w:rsidR="007C4CEB" w:rsidRDefault="007C4CEB" w:rsidP="00C75052">
      <w:pPr>
        <w:numPr>
          <w:ilvl w:val="0"/>
          <w:numId w:val="2"/>
        </w:numPr>
        <w:spacing w:before="100" w:beforeAutospacing="1" w:after="100" w:afterAutospacing="1" w:line="240" w:lineRule="auto"/>
      </w:pPr>
      <w:r>
        <w:t>Embedded System</w:t>
      </w:r>
    </w:p>
    <w:p w:rsidR="007C4CEB" w:rsidRDefault="007C4CEB" w:rsidP="00C75052">
      <w:pPr>
        <w:numPr>
          <w:ilvl w:val="0"/>
          <w:numId w:val="2"/>
        </w:numPr>
        <w:spacing w:before="100" w:beforeAutospacing="1" w:after="100" w:afterAutospacing="1" w:line="240" w:lineRule="auto"/>
      </w:pPr>
      <w:r>
        <w:t>Smart Card</w:t>
      </w:r>
    </w:p>
    <w:p w:rsidR="007C4CEB" w:rsidRDefault="007C4CEB" w:rsidP="00C75052">
      <w:pPr>
        <w:numPr>
          <w:ilvl w:val="0"/>
          <w:numId w:val="2"/>
        </w:numPr>
        <w:spacing w:before="100" w:beforeAutospacing="1" w:after="100" w:afterAutospacing="1" w:line="240" w:lineRule="auto"/>
      </w:pPr>
      <w:r>
        <w:t>Robotics</w:t>
      </w:r>
    </w:p>
    <w:p w:rsidR="007C4CEB" w:rsidRDefault="007C4CEB" w:rsidP="00C75052">
      <w:pPr>
        <w:numPr>
          <w:ilvl w:val="0"/>
          <w:numId w:val="2"/>
        </w:numPr>
        <w:spacing w:before="100" w:beforeAutospacing="1" w:after="100" w:afterAutospacing="1" w:line="240" w:lineRule="auto"/>
      </w:pPr>
      <w:r>
        <w:t>Games etc.</w:t>
      </w:r>
    </w:p>
    <w:p w:rsidR="007C4CEB" w:rsidRDefault="00F7208D" w:rsidP="007C4CEB">
      <w:pPr>
        <w:spacing w:after="0"/>
      </w:pPr>
      <w:r>
        <w:pict>
          <v:rect id="_x0000_i1025" style="width:0;height:1.5pt" o:hralign="center" o:hrstd="t" o:hr="t" fillcolor="#a0a0a0" stroked="f"/>
        </w:pict>
      </w:r>
    </w:p>
    <w:p w:rsidR="007C4CEB" w:rsidRDefault="007C4CEB" w:rsidP="007C4CEB">
      <w:pPr>
        <w:pStyle w:val="Heading2"/>
      </w:pPr>
      <w:r>
        <w:t>Types of Java Applications</w:t>
      </w:r>
    </w:p>
    <w:p w:rsidR="007C4CEB" w:rsidRDefault="007C4CEB" w:rsidP="007C4CEB">
      <w:pPr>
        <w:pStyle w:val="NormalWeb"/>
      </w:pPr>
      <w:r>
        <w:t>There are mainly 4 type of applications that can be created using java programming:</w:t>
      </w:r>
    </w:p>
    <w:p w:rsidR="007C4CEB" w:rsidRDefault="007C4CEB" w:rsidP="007C4CEB">
      <w:pPr>
        <w:pStyle w:val="Heading4"/>
      </w:pPr>
      <w:r>
        <w:t>1) Standalone Application</w:t>
      </w:r>
    </w:p>
    <w:p w:rsidR="007C4CEB" w:rsidRDefault="007C4CEB" w:rsidP="007C4CEB">
      <w:pPr>
        <w:pStyle w:val="NormalWeb"/>
      </w:pPr>
      <w:r>
        <w:t>It is also known as desktop application or window-based application. An application that we need to install on every machine such as media player, antivirus etc. AWT and Swing are used in java for creating standalone applications.</w:t>
      </w:r>
    </w:p>
    <w:p w:rsidR="007C4CEB" w:rsidRDefault="007C4CEB" w:rsidP="007C4CEB">
      <w:pPr>
        <w:pStyle w:val="Heading4"/>
      </w:pPr>
      <w:r>
        <w:t>2) Web Application</w:t>
      </w:r>
    </w:p>
    <w:p w:rsidR="007C4CEB" w:rsidRDefault="007C4CEB" w:rsidP="007C4CEB">
      <w:pPr>
        <w:pStyle w:val="NormalWeb"/>
      </w:pPr>
      <w:r>
        <w:t>An application that runs on the server side and creates dynamic page, is called web application. Currently, servlet, jsp, struts, jsf etc. technologies are used for creating web applications in java.</w:t>
      </w:r>
    </w:p>
    <w:p w:rsidR="007C4CEB" w:rsidRDefault="007C4CEB" w:rsidP="007C4CEB">
      <w:pPr>
        <w:pStyle w:val="Heading4"/>
      </w:pPr>
      <w:r>
        <w:t>3) Enterprise Application</w:t>
      </w:r>
    </w:p>
    <w:p w:rsidR="007C4CEB" w:rsidRDefault="007C4CEB" w:rsidP="007C4CEB">
      <w:pPr>
        <w:pStyle w:val="NormalWeb"/>
      </w:pPr>
      <w:r>
        <w:t>An application that is distributed in nature, such as banking applications etc. It has the advantage of high level security, load balancing and clustering. In java, EJB is used for creating enterprise applications.</w:t>
      </w:r>
    </w:p>
    <w:p w:rsidR="007C4CEB" w:rsidRDefault="007C4CEB" w:rsidP="007C4CEB">
      <w:pPr>
        <w:pStyle w:val="Heading4"/>
      </w:pPr>
      <w:r>
        <w:lastRenderedPageBreak/>
        <w:t>4) Mobile Application</w:t>
      </w:r>
    </w:p>
    <w:p w:rsidR="007C4CEB" w:rsidRDefault="007C4CEB" w:rsidP="007C4CEB">
      <w:pPr>
        <w:pStyle w:val="NormalWeb"/>
      </w:pPr>
      <w:r>
        <w:t>An application that is created for mobile devices. Currently Android and Java ME are used for creating mobile applications.</w:t>
      </w:r>
    </w:p>
    <w:p w:rsidR="001305A6" w:rsidRDefault="001305A6" w:rsidP="001305A6">
      <w:pPr>
        <w:pStyle w:val="Heading1"/>
      </w:pPr>
      <w:r>
        <w:t>History of Java</w:t>
      </w:r>
    </w:p>
    <w:p w:rsidR="001305A6" w:rsidRDefault="001305A6" w:rsidP="001305A6">
      <w:pPr>
        <w:pStyle w:val="NormalWeb"/>
      </w:pPr>
      <w:r>
        <w:t xml:space="preserve">The history of java starts from Green Team. Java team members (also known as </w:t>
      </w:r>
      <w:r>
        <w:rPr>
          <w:b/>
          <w:bCs/>
        </w:rPr>
        <w:t>Green Team</w:t>
      </w:r>
      <w:r>
        <w:t xml:space="preserve">), initiated a revolutionary task to develop a language for digital devices such as set-top boxes, televisions etc. </w:t>
      </w:r>
    </w:p>
    <w:p w:rsidR="001305A6" w:rsidRDefault="001305A6" w:rsidP="001305A6">
      <w:pPr>
        <w:pStyle w:val="NormalWeb"/>
      </w:pPr>
      <w:r>
        <w:t>For the green team members, it was an advance concept at that time. But, it was suited for internet programming. Later, Java technology as incorporated by Netscape.</w:t>
      </w:r>
    </w:p>
    <w:p w:rsidR="001305A6" w:rsidRDefault="001305A6" w:rsidP="001305A6">
      <w:pPr>
        <w:pStyle w:val="NormalWeb"/>
      </w:pPr>
      <w:r>
        <w:t xml:space="preserve">Currently, Java is used in internet programming, mobile devices, games, e-business solutions etc. There are given the major points that describes the history of java. </w:t>
      </w:r>
    </w:p>
    <w:p w:rsidR="001305A6" w:rsidRDefault="001305A6" w:rsidP="001305A6">
      <w:pPr>
        <w:pStyle w:val="NormalWeb"/>
      </w:pPr>
      <w:r>
        <w:t xml:space="preserve">1) </w:t>
      </w:r>
      <w:r>
        <w:rPr>
          <w:b/>
          <w:bCs/>
        </w:rPr>
        <w:t>James Gosling</w:t>
      </w:r>
      <w:r>
        <w:t xml:space="preserve">, </w:t>
      </w:r>
      <w:r>
        <w:rPr>
          <w:b/>
          <w:bCs/>
        </w:rPr>
        <w:t>Mike Sheridan</w:t>
      </w:r>
      <w:r>
        <w:t xml:space="preserve">, and </w:t>
      </w:r>
      <w:r>
        <w:rPr>
          <w:b/>
          <w:bCs/>
        </w:rPr>
        <w:t>Patrick Naughton</w:t>
      </w:r>
      <w:r>
        <w:t xml:space="preserve"> initiated the Java language project in June 1991. The small team of sun engineers called </w:t>
      </w:r>
      <w:r>
        <w:rPr>
          <w:b/>
          <w:bCs/>
        </w:rPr>
        <w:t>Green Team</w:t>
      </w:r>
      <w:r>
        <w:t>.</w:t>
      </w:r>
    </w:p>
    <w:p w:rsidR="001305A6" w:rsidRDefault="001305A6" w:rsidP="001305A6">
      <w:pPr>
        <w:pStyle w:val="NormalWeb"/>
      </w:pPr>
      <w:r>
        <w:t>2) Originally designed for small, embedded systems in electronic appliances like set-top boxes.</w:t>
      </w:r>
    </w:p>
    <w:p w:rsidR="001305A6" w:rsidRDefault="001305A6" w:rsidP="001305A6">
      <w:pPr>
        <w:pStyle w:val="NormalWeb"/>
      </w:pPr>
      <w:r>
        <w:t xml:space="preserve">3) Firstly, it was called </w:t>
      </w:r>
      <w:r>
        <w:rPr>
          <w:b/>
          <w:bCs/>
        </w:rPr>
        <w:t>"Greentalk"</w:t>
      </w:r>
      <w:r>
        <w:t xml:space="preserve"> by James Gosling and file extension was .gt.</w:t>
      </w:r>
    </w:p>
    <w:p w:rsidR="001305A6" w:rsidRDefault="001305A6" w:rsidP="001305A6">
      <w:pPr>
        <w:pStyle w:val="NormalWeb"/>
      </w:pPr>
      <w:r>
        <w:t xml:space="preserve">4) After that, it was called </w:t>
      </w:r>
      <w:r>
        <w:rPr>
          <w:b/>
          <w:bCs/>
        </w:rPr>
        <w:t>Oak</w:t>
      </w:r>
      <w:r>
        <w:t xml:space="preserve"> and was developed as a part of the Green project.</w:t>
      </w:r>
    </w:p>
    <w:p w:rsidR="001305A6" w:rsidRDefault="001305A6" w:rsidP="001305A6">
      <w:pPr>
        <w:pStyle w:val="Heading2"/>
      </w:pPr>
      <w:r>
        <w:t>Why "Oak" name</w:t>
      </w:r>
    </w:p>
    <w:p w:rsidR="001305A6" w:rsidRDefault="001305A6" w:rsidP="001305A6">
      <w:pPr>
        <w:pStyle w:val="NormalWeb"/>
      </w:pPr>
      <w:r>
        <w:t xml:space="preserve">5) </w:t>
      </w:r>
      <w:r>
        <w:rPr>
          <w:b/>
          <w:bCs/>
        </w:rPr>
        <w:t>Why Oak?</w:t>
      </w:r>
      <w:r>
        <w:t xml:space="preserve"> Oak is a symbol of strength and choosen as a national tree of many countries like U.S.A., France, Germany, Romania etc.</w:t>
      </w:r>
    </w:p>
    <w:p w:rsidR="001305A6" w:rsidRDefault="001305A6" w:rsidP="001305A6">
      <w:pPr>
        <w:pStyle w:val="NormalWeb"/>
      </w:pPr>
      <w:r>
        <w:t xml:space="preserve">6) In 1995, Oak was renamed as </w:t>
      </w:r>
      <w:r>
        <w:rPr>
          <w:b/>
          <w:bCs/>
        </w:rPr>
        <w:t>"Java"</w:t>
      </w:r>
      <w:r>
        <w:t xml:space="preserve"> because it was already a trademark by Oak Technologies.</w:t>
      </w:r>
    </w:p>
    <w:p w:rsidR="001305A6" w:rsidRDefault="001305A6" w:rsidP="001305A6">
      <w:pPr>
        <w:pStyle w:val="Heading2"/>
      </w:pPr>
      <w:r>
        <w:t>Why "Java" name</w:t>
      </w:r>
    </w:p>
    <w:p w:rsidR="001305A6" w:rsidRDefault="001305A6" w:rsidP="001305A6">
      <w:pPr>
        <w:pStyle w:val="NormalWeb"/>
      </w:pPr>
      <w:r>
        <w:t xml:space="preserve">7) </w:t>
      </w:r>
      <w:r>
        <w:rPr>
          <w:b/>
          <w:bCs/>
        </w:rPr>
        <w:t>Why had they choosen java name for java language?</w:t>
      </w:r>
      <w:r>
        <w:t xml:space="preserve"> The team gathered to choose a new name. The suggested words were "dynamic", "revolutionary", "Silk", "jolt", "DNA" etc. They wanted something that reflected the essence of the technology: revolutionary, dynamic, lively, cool, unique, and easy to spell and fun to say.</w:t>
      </w:r>
    </w:p>
    <w:p w:rsidR="001305A6" w:rsidRDefault="001305A6" w:rsidP="001305A6">
      <w:pPr>
        <w:pStyle w:val="NormalWeb"/>
      </w:pPr>
      <w:r>
        <w:t xml:space="preserve">According to James Gosling "Java was one of the top choices along with </w:t>
      </w:r>
      <w:r>
        <w:rPr>
          <w:b/>
          <w:bCs/>
        </w:rPr>
        <w:t>Silk</w:t>
      </w:r>
      <w:r>
        <w:t xml:space="preserve">". Since java was so unique, most of the team members preferred java. </w:t>
      </w:r>
    </w:p>
    <w:p w:rsidR="001305A6" w:rsidRDefault="001305A6" w:rsidP="001305A6">
      <w:pPr>
        <w:pStyle w:val="NormalWeb"/>
      </w:pPr>
      <w:r>
        <w:t>8) Java is an island of Indonesia where first coffee was produced (called java coffee).</w:t>
      </w:r>
    </w:p>
    <w:p w:rsidR="001305A6" w:rsidRDefault="001305A6" w:rsidP="001305A6">
      <w:pPr>
        <w:pStyle w:val="NormalWeb"/>
      </w:pPr>
      <w:r>
        <w:t>9) Notice that Java is just a name not an acronym.</w:t>
      </w:r>
    </w:p>
    <w:p w:rsidR="001305A6" w:rsidRDefault="001305A6" w:rsidP="001305A6">
      <w:pPr>
        <w:pStyle w:val="NormalWeb"/>
      </w:pPr>
      <w:r>
        <w:t>10) Originally developed by James Gosling at Sun Microsystems (which is now a subsidiary of Oracle Corporation) and released in 1995.</w:t>
      </w:r>
    </w:p>
    <w:p w:rsidR="001305A6" w:rsidRDefault="001305A6" w:rsidP="001305A6">
      <w:pPr>
        <w:pStyle w:val="NormalWeb"/>
      </w:pPr>
      <w:r>
        <w:t xml:space="preserve">11) In 1995, Time magazine called </w:t>
      </w:r>
      <w:r>
        <w:rPr>
          <w:b/>
          <w:bCs/>
        </w:rPr>
        <w:t>Java one of the Ten Best Products of 1995</w:t>
      </w:r>
      <w:r>
        <w:t xml:space="preserve">. </w:t>
      </w:r>
    </w:p>
    <w:p w:rsidR="001305A6" w:rsidRDefault="001305A6" w:rsidP="001305A6">
      <w:pPr>
        <w:pStyle w:val="NormalWeb"/>
      </w:pPr>
      <w:r>
        <w:lastRenderedPageBreak/>
        <w:t>12) JDK 1.0 released in(January 23, 1996).</w:t>
      </w:r>
    </w:p>
    <w:p w:rsidR="001305A6" w:rsidRDefault="001305A6" w:rsidP="00647BA9">
      <w:pPr>
        <w:rPr>
          <w:noProof/>
        </w:rPr>
      </w:pPr>
    </w:p>
    <w:p w:rsidR="001305A6" w:rsidRDefault="001305A6" w:rsidP="001305A6">
      <w:pPr>
        <w:pStyle w:val="Heading1"/>
      </w:pPr>
      <w:r>
        <w:t>Features of Java</w:t>
      </w:r>
    </w:p>
    <w:p w:rsidR="001305A6" w:rsidRDefault="001305A6" w:rsidP="001305A6">
      <w:pPr>
        <w:pStyle w:val="NormalWeb"/>
      </w:pPr>
      <w:r>
        <w:t>There is given many features of java. They are also known as java buzzwords. The Java Features given below are simple and easy to understand.</w:t>
      </w:r>
    </w:p>
    <w:p w:rsidR="001305A6" w:rsidRDefault="001305A6" w:rsidP="001305A6">
      <w:pPr>
        <w:pStyle w:val="NormalWeb"/>
      </w:pPr>
    </w:p>
    <w:p w:rsidR="001305A6" w:rsidRDefault="001305A6" w:rsidP="00C75052">
      <w:pPr>
        <w:numPr>
          <w:ilvl w:val="0"/>
          <w:numId w:val="3"/>
        </w:numPr>
        <w:spacing w:before="100" w:beforeAutospacing="1" w:after="100" w:afterAutospacing="1" w:line="240" w:lineRule="auto"/>
      </w:pPr>
      <w:r>
        <w:t>Simple</w:t>
      </w:r>
    </w:p>
    <w:p w:rsidR="001305A6" w:rsidRDefault="001305A6" w:rsidP="00C75052">
      <w:pPr>
        <w:numPr>
          <w:ilvl w:val="0"/>
          <w:numId w:val="3"/>
        </w:numPr>
        <w:spacing w:before="100" w:beforeAutospacing="1" w:after="100" w:afterAutospacing="1" w:line="240" w:lineRule="auto"/>
      </w:pPr>
      <w:r>
        <w:t>Object-Oriented</w:t>
      </w:r>
    </w:p>
    <w:p w:rsidR="001305A6" w:rsidRDefault="001305A6" w:rsidP="00C75052">
      <w:pPr>
        <w:numPr>
          <w:ilvl w:val="0"/>
          <w:numId w:val="3"/>
        </w:numPr>
        <w:spacing w:before="100" w:beforeAutospacing="1" w:after="100" w:afterAutospacing="1" w:line="240" w:lineRule="auto"/>
      </w:pPr>
      <w:r>
        <w:t>Portable</w:t>
      </w:r>
    </w:p>
    <w:p w:rsidR="001305A6" w:rsidRDefault="001305A6" w:rsidP="00C75052">
      <w:pPr>
        <w:numPr>
          <w:ilvl w:val="0"/>
          <w:numId w:val="3"/>
        </w:numPr>
        <w:spacing w:before="100" w:beforeAutospacing="1" w:after="100" w:afterAutospacing="1" w:line="240" w:lineRule="auto"/>
      </w:pPr>
      <w:r>
        <w:t>Platform independent</w:t>
      </w:r>
    </w:p>
    <w:p w:rsidR="001305A6" w:rsidRDefault="001305A6" w:rsidP="00C75052">
      <w:pPr>
        <w:numPr>
          <w:ilvl w:val="0"/>
          <w:numId w:val="3"/>
        </w:numPr>
        <w:spacing w:before="100" w:beforeAutospacing="1" w:after="100" w:afterAutospacing="1" w:line="240" w:lineRule="auto"/>
      </w:pPr>
      <w:r>
        <w:t>Secured</w:t>
      </w:r>
    </w:p>
    <w:p w:rsidR="001305A6" w:rsidRDefault="001305A6" w:rsidP="00C75052">
      <w:pPr>
        <w:numPr>
          <w:ilvl w:val="0"/>
          <w:numId w:val="3"/>
        </w:numPr>
        <w:spacing w:before="100" w:beforeAutospacing="1" w:after="100" w:afterAutospacing="1" w:line="240" w:lineRule="auto"/>
      </w:pPr>
      <w:r>
        <w:t>Robust</w:t>
      </w:r>
    </w:p>
    <w:p w:rsidR="001305A6" w:rsidRDefault="001305A6" w:rsidP="00C75052">
      <w:pPr>
        <w:numPr>
          <w:ilvl w:val="0"/>
          <w:numId w:val="3"/>
        </w:numPr>
        <w:spacing w:before="100" w:beforeAutospacing="1" w:after="100" w:afterAutospacing="1" w:line="240" w:lineRule="auto"/>
      </w:pPr>
      <w:r>
        <w:t>Architecture neutral</w:t>
      </w:r>
    </w:p>
    <w:p w:rsidR="001305A6" w:rsidRDefault="001305A6" w:rsidP="00C75052">
      <w:pPr>
        <w:numPr>
          <w:ilvl w:val="0"/>
          <w:numId w:val="3"/>
        </w:numPr>
        <w:spacing w:before="100" w:beforeAutospacing="1" w:after="100" w:afterAutospacing="1" w:line="240" w:lineRule="auto"/>
      </w:pPr>
      <w:r>
        <w:t>Dynamic</w:t>
      </w:r>
    </w:p>
    <w:p w:rsidR="001305A6" w:rsidRDefault="001305A6" w:rsidP="00C75052">
      <w:pPr>
        <w:numPr>
          <w:ilvl w:val="0"/>
          <w:numId w:val="3"/>
        </w:numPr>
        <w:spacing w:before="100" w:beforeAutospacing="1" w:after="100" w:afterAutospacing="1" w:line="240" w:lineRule="auto"/>
      </w:pPr>
      <w:r>
        <w:t>Interpreted</w:t>
      </w:r>
    </w:p>
    <w:p w:rsidR="001305A6" w:rsidRDefault="001305A6" w:rsidP="00C75052">
      <w:pPr>
        <w:numPr>
          <w:ilvl w:val="0"/>
          <w:numId w:val="3"/>
        </w:numPr>
        <w:spacing w:before="100" w:beforeAutospacing="1" w:after="100" w:afterAutospacing="1" w:line="240" w:lineRule="auto"/>
      </w:pPr>
      <w:r>
        <w:t>High Performance</w:t>
      </w:r>
    </w:p>
    <w:p w:rsidR="001305A6" w:rsidRDefault="001305A6" w:rsidP="00C75052">
      <w:pPr>
        <w:numPr>
          <w:ilvl w:val="0"/>
          <w:numId w:val="3"/>
        </w:numPr>
        <w:spacing w:before="100" w:beforeAutospacing="1" w:after="100" w:afterAutospacing="1" w:line="240" w:lineRule="auto"/>
      </w:pPr>
      <w:r>
        <w:t>Multithreaded</w:t>
      </w:r>
    </w:p>
    <w:p w:rsidR="001305A6" w:rsidRDefault="001305A6" w:rsidP="00C75052">
      <w:pPr>
        <w:numPr>
          <w:ilvl w:val="0"/>
          <w:numId w:val="3"/>
        </w:numPr>
        <w:spacing w:before="100" w:beforeAutospacing="1" w:after="100" w:afterAutospacing="1" w:line="240" w:lineRule="auto"/>
      </w:pPr>
      <w:r>
        <w:t>Distributed</w:t>
      </w:r>
    </w:p>
    <w:p w:rsidR="001305A6" w:rsidRDefault="001305A6" w:rsidP="001305A6">
      <w:pPr>
        <w:pStyle w:val="NormalWeb"/>
      </w:pPr>
    </w:p>
    <w:p w:rsidR="001305A6" w:rsidRDefault="001305A6" w:rsidP="002E46A5">
      <w:pPr>
        <w:jc w:val="center"/>
      </w:pPr>
      <w:r>
        <w:rPr>
          <w:noProof/>
        </w:rPr>
        <w:drawing>
          <wp:inline distT="0" distB="0" distL="0" distR="0">
            <wp:extent cx="6048375" cy="4248150"/>
            <wp:effectExtent l="0" t="0" r="0" b="0"/>
            <wp:docPr id="6" name="Picture 6"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Featu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375" cy="4248150"/>
                    </a:xfrm>
                    <a:prstGeom prst="rect">
                      <a:avLst/>
                    </a:prstGeom>
                    <a:noFill/>
                    <a:ln>
                      <a:noFill/>
                    </a:ln>
                  </pic:spPr>
                </pic:pic>
              </a:graphicData>
            </a:graphic>
          </wp:inline>
        </w:drawing>
      </w:r>
    </w:p>
    <w:p w:rsidR="001305A6" w:rsidRPr="002E46A5" w:rsidRDefault="001305A6" w:rsidP="001305A6">
      <w:pPr>
        <w:pStyle w:val="Heading3"/>
      </w:pPr>
      <w:r w:rsidRPr="002E46A5">
        <w:lastRenderedPageBreak/>
        <w:t>Simple</w:t>
      </w:r>
    </w:p>
    <w:tbl>
      <w:tblPr>
        <w:tblW w:w="10787" w:type="dxa"/>
        <w:tblCellSpacing w:w="15" w:type="dxa"/>
        <w:tblCellMar>
          <w:top w:w="15" w:type="dxa"/>
          <w:left w:w="15" w:type="dxa"/>
          <w:bottom w:w="15" w:type="dxa"/>
          <w:right w:w="15" w:type="dxa"/>
        </w:tblCellMar>
        <w:tblLook w:val="04A0" w:firstRow="1" w:lastRow="0" w:firstColumn="1" w:lastColumn="0" w:noHBand="0" w:noVBand="1"/>
      </w:tblPr>
      <w:tblGrid>
        <w:gridCol w:w="10787"/>
      </w:tblGrid>
      <w:tr w:rsidR="002E46A5" w:rsidRPr="002E46A5" w:rsidTr="00355396">
        <w:trPr>
          <w:trHeight w:val="543"/>
          <w:tblCellSpacing w:w="15" w:type="dxa"/>
        </w:trPr>
        <w:tc>
          <w:tcPr>
            <w:tcW w:w="0" w:type="auto"/>
            <w:vAlign w:val="center"/>
            <w:hideMark/>
          </w:tcPr>
          <w:p w:rsidR="001305A6" w:rsidRPr="002E46A5" w:rsidRDefault="001305A6">
            <w:pPr>
              <w:rPr>
                <w:sz w:val="24"/>
                <w:szCs w:val="24"/>
              </w:rPr>
            </w:pPr>
            <w:r w:rsidRPr="002E46A5">
              <w:t>According to Sun, Java language is simple because:</w:t>
            </w:r>
          </w:p>
        </w:tc>
      </w:tr>
      <w:tr w:rsidR="002E46A5" w:rsidRPr="002E46A5" w:rsidTr="00355396">
        <w:trPr>
          <w:trHeight w:val="543"/>
          <w:tblCellSpacing w:w="15" w:type="dxa"/>
        </w:trPr>
        <w:tc>
          <w:tcPr>
            <w:tcW w:w="0" w:type="auto"/>
            <w:vAlign w:val="center"/>
            <w:hideMark/>
          </w:tcPr>
          <w:p w:rsidR="001305A6" w:rsidRPr="002E46A5" w:rsidRDefault="001305A6">
            <w:pPr>
              <w:rPr>
                <w:sz w:val="24"/>
                <w:szCs w:val="24"/>
              </w:rPr>
            </w:pPr>
            <w:r w:rsidRPr="002E46A5">
              <w:t>      syntax is based on C++ (so easier for programmers to learn it after C++).</w:t>
            </w:r>
          </w:p>
        </w:tc>
      </w:tr>
      <w:tr w:rsidR="002E46A5" w:rsidRPr="002E46A5" w:rsidTr="00355396">
        <w:trPr>
          <w:trHeight w:val="528"/>
          <w:tblCellSpacing w:w="15" w:type="dxa"/>
        </w:trPr>
        <w:tc>
          <w:tcPr>
            <w:tcW w:w="0" w:type="auto"/>
            <w:vAlign w:val="center"/>
            <w:hideMark/>
          </w:tcPr>
          <w:p w:rsidR="001305A6" w:rsidRPr="002E46A5" w:rsidRDefault="001305A6">
            <w:pPr>
              <w:rPr>
                <w:sz w:val="24"/>
                <w:szCs w:val="24"/>
              </w:rPr>
            </w:pPr>
            <w:r w:rsidRPr="002E46A5">
              <w:t>      removed many confusing and/or rarely-used features e.g., explicit pointers, operator overloading etc.</w:t>
            </w:r>
          </w:p>
        </w:tc>
      </w:tr>
      <w:tr w:rsidR="002E46A5" w:rsidRPr="002E46A5" w:rsidTr="00355396">
        <w:trPr>
          <w:trHeight w:val="543"/>
          <w:tblCellSpacing w:w="15" w:type="dxa"/>
        </w:trPr>
        <w:tc>
          <w:tcPr>
            <w:tcW w:w="0" w:type="auto"/>
            <w:vAlign w:val="center"/>
            <w:hideMark/>
          </w:tcPr>
          <w:p w:rsidR="001305A6" w:rsidRDefault="001305A6">
            <w:pPr>
              <w:rPr>
                <w:rFonts w:ascii="Verdana" w:hAnsi="Verdana"/>
                <w:color w:val="000000"/>
                <w:sz w:val="20"/>
                <w:szCs w:val="20"/>
                <w:shd w:val="clear" w:color="auto" w:fill="FFFFFF"/>
              </w:rPr>
            </w:pPr>
            <w:r w:rsidRPr="002E46A5">
              <w:t>      No need to remove unreferenced objects because there is Automatic Garbage Collection in java.</w:t>
            </w:r>
            <w:r w:rsidR="0089635B">
              <w:t xml:space="preserve"> Where Garbage Collection means  </w:t>
            </w:r>
            <w:r w:rsidR="0089635B">
              <w:rPr>
                <w:rFonts w:ascii="Verdana" w:hAnsi="Verdana"/>
                <w:color w:val="000000"/>
                <w:sz w:val="20"/>
                <w:szCs w:val="20"/>
                <w:shd w:val="clear" w:color="auto" w:fill="FFFFFF"/>
              </w:rPr>
              <w:t xml:space="preserve">unreferenced objects. </w:t>
            </w:r>
          </w:p>
          <w:p w:rsidR="004E2E2F" w:rsidRDefault="0089635B">
            <w:pPr>
              <w:rPr>
                <w:rFonts w:ascii="Verdana" w:hAnsi="Verdana"/>
                <w:color w:val="000000"/>
                <w:sz w:val="20"/>
                <w:szCs w:val="20"/>
                <w:shd w:val="clear" w:color="auto" w:fill="FFFFFF"/>
              </w:rPr>
            </w:pPr>
            <w:r>
              <w:rPr>
                <w:rFonts w:ascii="Verdana" w:hAnsi="Verdana"/>
                <w:color w:val="000000"/>
                <w:sz w:val="20"/>
                <w:szCs w:val="20"/>
                <w:shd w:val="clear" w:color="auto" w:fill="FFFFFF"/>
              </w:rPr>
              <w:t>Garbage Collection is process of reclaiming the runtime unused memory automatically. In other words, it is a way to destroy the unused objects</w:t>
            </w:r>
          </w:p>
          <w:p w:rsidR="004E2E2F" w:rsidRDefault="004E2E2F">
            <w:pPr>
              <w:rPr>
                <w:rFonts w:ascii="Verdana" w:hAnsi="Verdana"/>
                <w:color w:val="000000"/>
                <w:sz w:val="20"/>
                <w:szCs w:val="20"/>
                <w:shd w:val="clear" w:color="auto" w:fill="FFFFFF"/>
              </w:rPr>
            </w:pPr>
            <w:r>
              <w:rPr>
                <w:rFonts w:ascii="Verdana" w:hAnsi="Verdana"/>
                <w:color w:val="000000"/>
                <w:sz w:val="20"/>
                <w:szCs w:val="20"/>
                <w:shd w:val="clear" w:color="auto" w:fill="FFFFFF"/>
              </w:rPr>
              <w:t>To do so, we were using free() function in C language and delete() in C++. But, in java it is performed automatically. So, java provides better memory management.</w:t>
            </w:r>
          </w:p>
          <w:p w:rsidR="00B65FA3" w:rsidRDefault="00B65FA3">
            <w:pPr>
              <w:rPr>
                <w:rFonts w:ascii="Verdana" w:hAnsi="Verdana"/>
                <w:color w:val="000000"/>
                <w:sz w:val="20"/>
                <w:szCs w:val="20"/>
                <w:shd w:val="clear" w:color="auto" w:fill="FFFFFF"/>
              </w:rPr>
            </w:pPr>
          </w:p>
          <w:p w:rsidR="00B65FA3" w:rsidRPr="00B65FA3" w:rsidRDefault="00B65FA3" w:rsidP="00B65FA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B65FA3">
              <w:rPr>
                <w:rFonts w:ascii="Helvetica" w:eastAsia="Times New Roman" w:hAnsi="Helvetica" w:cs="Helvetica"/>
                <w:color w:val="610B4B"/>
                <w:sz w:val="32"/>
                <w:szCs w:val="32"/>
              </w:rPr>
              <w:t>Advantage of Garbage Collection</w:t>
            </w:r>
          </w:p>
          <w:p w:rsidR="00B65FA3" w:rsidRPr="00B65FA3" w:rsidRDefault="00B65FA3" w:rsidP="00E414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65FA3">
              <w:rPr>
                <w:rFonts w:ascii="Verdana" w:eastAsia="Times New Roman" w:hAnsi="Verdana" w:cs="Times New Roman"/>
                <w:color w:val="000000"/>
                <w:sz w:val="20"/>
                <w:szCs w:val="20"/>
              </w:rPr>
              <w:t>It makes java </w:t>
            </w:r>
            <w:r w:rsidRPr="00B65FA3">
              <w:rPr>
                <w:rFonts w:ascii="Verdana" w:eastAsia="Times New Roman" w:hAnsi="Verdana" w:cs="Times New Roman"/>
                <w:b/>
                <w:bCs/>
                <w:color w:val="000000"/>
                <w:sz w:val="20"/>
                <w:szCs w:val="20"/>
              </w:rPr>
              <w:t>memory efficient</w:t>
            </w:r>
            <w:r w:rsidRPr="00B65FA3">
              <w:rPr>
                <w:rFonts w:ascii="Verdana" w:eastAsia="Times New Roman" w:hAnsi="Verdana" w:cs="Times New Roman"/>
                <w:color w:val="000000"/>
                <w:sz w:val="20"/>
                <w:szCs w:val="20"/>
              </w:rPr>
              <w:t> because garbage collector removes the unreferenced objects from heap memory.</w:t>
            </w:r>
          </w:p>
          <w:p w:rsidR="00B65FA3" w:rsidRPr="00B65FA3" w:rsidRDefault="00B65FA3" w:rsidP="00E41415">
            <w:pPr>
              <w:numPr>
                <w:ilvl w:val="0"/>
                <w:numId w:val="3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65FA3">
              <w:rPr>
                <w:rFonts w:ascii="Verdana" w:eastAsia="Times New Roman" w:hAnsi="Verdana" w:cs="Times New Roman"/>
                <w:color w:val="000000"/>
                <w:sz w:val="20"/>
                <w:szCs w:val="20"/>
              </w:rPr>
              <w:t>It is </w:t>
            </w:r>
            <w:r w:rsidRPr="00B65FA3">
              <w:rPr>
                <w:rFonts w:ascii="Verdana" w:eastAsia="Times New Roman" w:hAnsi="Verdana" w:cs="Times New Roman"/>
                <w:b/>
                <w:bCs/>
                <w:color w:val="000000"/>
                <w:sz w:val="20"/>
                <w:szCs w:val="20"/>
              </w:rPr>
              <w:t>automatically done</w:t>
            </w:r>
            <w:r w:rsidRPr="00B65FA3">
              <w:rPr>
                <w:rFonts w:ascii="Verdana" w:eastAsia="Times New Roman" w:hAnsi="Verdana" w:cs="Times New Roman"/>
                <w:color w:val="000000"/>
                <w:sz w:val="20"/>
                <w:szCs w:val="20"/>
              </w:rPr>
              <w:t> by the garbage collector(a part of JVM) so we don't need to make extra efforts.</w:t>
            </w:r>
          </w:p>
          <w:p w:rsidR="00B5279B" w:rsidRDefault="00B5279B" w:rsidP="00B5279B">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sz w:val="24"/>
                <w:szCs w:val="24"/>
              </w:rPr>
              <w:t>N</w:t>
            </w:r>
            <w:r>
              <w:rPr>
                <w:rFonts w:ascii="Arial" w:hAnsi="Arial" w:cs="Arial"/>
                <w:color w:val="008000"/>
                <w:sz w:val="21"/>
                <w:szCs w:val="21"/>
              </w:rPr>
              <w:t>ote: The Garbage collector of JVM collects only those objects that are created by new keyword. So if you have created any object without new, you can use finalize method to perform cleanup processing (destroying remaining objects).</w:t>
            </w:r>
          </w:p>
          <w:p w:rsidR="00757F8A" w:rsidRDefault="00757F8A" w:rsidP="00757F8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can an object be unreferenced?</w:t>
            </w:r>
          </w:p>
          <w:p w:rsidR="00757F8A" w:rsidRDefault="00757F8A" w:rsidP="00757F8A">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w:t>
            </w:r>
          </w:p>
          <w:p w:rsidR="00757F8A" w:rsidRDefault="00757F8A" w:rsidP="00E41415">
            <w:pPr>
              <w:numPr>
                <w:ilvl w:val="0"/>
                <w:numId w:val="3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nulling the reference</w:t>
            </w:r>
          </w:p>
          <w:p w:rsidR="00757F8A" w:rsidRDefault="00757F8A" w:rsidP="00E41415">
            <w:pPr>
              <w:numPr>
                <w:ilvl w:val="0"/>
                <w:numId w:val="3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assigning a reference to another</w:t>
            </w:r>
          </w:p>
          <w:p w:rsidR="00757F8A" w:rsidRDefault="00757F8A" w:rsidP="00E41415">
            <w:pPr>
              <w:numPr>
                <w:ilvl w:val="0"/>
                <w:numId w:val="38"/>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By </w:t>
            </w:r>
            <w:r w:rsidR="00E41415">
              <w:rPr>
                <w:rFonts w:ascii="Verdana" w:hAnsi="Verdana"/>
                <w:color w:val="000000"/>
                <w:sz w:val="20"/>
                <w:szCs w:val="20"/>
              </w:rPr>
              <w:t>anonymous</w:t>
            </w:r>
            <w:r>
              <w:rPr>
                <w:rFonts w:ascii="Verdana" w:hAnsi="Verdana"/>
                <w:color w:val="000000"/>
                <w:sz w:val="20"/>
                <w:szCs w:val="20"/>
              </w:rPr>
              <w:t xml:space="preserve"> object etc.</w:t>
            </w:r>
          </w:p>
          <w:p w:rsidR="00757F8A" w:rsidRDefault="00757F8A" w:rsidP="00757F8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By nulling a reference:</w:t>
            </w:r>
          </w:p>
          <w:p w:rsidR="00757F8A" w:rsidRDefault="00757F8A" w:rsidP="00E41415">
            <w:pPr>
              <w:numPr>
                <w:ilvl w:val="0"/>
                <w:numId w:val="39"/>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t>Employee e=</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757F8A" w:rsidRDefault="00757F8A" w:rsidP="00E41415">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757F8A" w:rsidRDefault="00757F8A" w:rsidP="00757F8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By assigning a reference to another:</w:t>
            </w:r>
          </w:p>
          <w:p w:rsidR="00757F8A" w:rsidRDefault="00757F8A" w:rsidP="00E41415">
            <w:pPr>
              <w:numPr>
                <w:ilvl w:val="0"/>
                <w:numId w:val="40"/>
              </w:numPr>
              <w:shd w:val="clear" w:color="auto" w:fill="FFFFFF"/>
              <w:spacing w:after="0" w:line="345" w:lineRule="atLeast"/>
              <w:ind w:left="0"/>
              <w:jc w:val="both"/>
              <w:rPr>
                <w:rFonts w:ascii="Verdana" w:hAnsi="Verdana" w:cs="Times New Roman"/>
                <w:color w:val="000000"/>
                <w:sz w:val="20"/>
                <w:szCs w:val="20"/>
              </w:rPr>
            </w:pPr>
            <w:r>
              <w:rPr>
                <w:rFonts w:ascii="Verdana" w:hAnsi="Verdana"/>
                <w:color w:val="000000"/>
                <w:sz w:val="20"/>
                <w:szCs w:val="20"/>
                <w:bdr w:val="none" w:sz="0" w:space="0" w:color="auto" w:frame="1"/>
              </w:rPr>
              <w:lastRenderedPageBreak/>
              <w:t>Employee e1=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757F8A" w:rsidRDefault="00757F8A" w:rsidP="00E41415">
            <w:pPr>
              <w:numPr>
                <w:ilvl w:val="0"/>
                <w:numId w:val="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Employee e2=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757F8A" w:rsidRDefault="00757F8A" w:rsidP="00E41415">
            <w:pPr>
              <w:numPr>
                <w:ilvl w:val="0"/>
                <w:numId w:val="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e1=e2;</w:t>
            </w:r>
            <w:r>
              <w:rPr>
                <w:rStyle w:val="comment"/>
                <w:rFonts w:ascii="Verdana" w:hAnsi="Verdana"/>
                <w:color w:val="008200"/>
                <w:sz w:val="20"/>
                <w:szCs w:val="20"/>
                <w:bdr w:val="none" w:sz="0" w:space="0" w:color="auto" w:frame="1"/>
              </w:rPr>
              <w:t>//now the first object referred by e1 is available for garbage collection</w:t>
            </w:r>
            <w:r>
              <w:rPr>
                <w:rFonts w:ascii="Verdana" w:hAnsi="Verdana"/>
                <w:color w:val="000000"/>
                <w:sz w:val="20"/>
                <w:szCs w:val="20"/>
                <w:bdr w:val="none" w:sz="0" w:space="0" w:color="auto" w:frame="1"/>
              </w:rPr>
              <w:t>  </w:t>
            </w:r>
          </w:p>
          <w:p w:rsidR="00757F8A" w:rsidRDefault="00757F8A" w:rsidP="00757F8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By annonymous object:</w:t>
            </w:r>
          </w:p>
          <w:p w:rsidR="00757F8A" w:rsidRDefault="00757F8A" w:rsidP="00E41415">
            <w:pPr>
              <w:numPr>
                <w:ilvl w:val="0"/>
                <w:numId w:val="41"/>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rsidR="00B65FA3" w:rsidRDefault="00B65FA3">
            <w:pPr>
              <w:rPr>
                <w:sz w:val="24"/>
                <w:szCs w:val="24"/>
              </w:rPr>
            </w:pPr>
          </w:p>
          <w:p w:rsidR="00E05652" w:rsidRDefault="00E05652" w:rsidP="00E0565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finalize() method</w:t>
            </w:r>
          </w:p>
          <w:p w:rsidR="00E05652" w:rsidRDefault="00E05652" w:rsidP="00E05652">
            <w:pPr>
              <w:pStyle w:val="NormalWeb"/>
              <w:shd w:val="clear" w:color="auto" w:fill="FFFFFF"/>
              <w:jc w:val="both"/>
              <w:rPr>
                <w:rFonts w:ascii="Verdana" w:hAnsi="Verdana"/>
                <w:color w:val="000000"/>
                <w:sz w:val="20"/>
                <w:szCs w:val="20"/>
              </w:rPr>
            </w:pPr>
            <w:r>
              <w:rPr>
                <w:rFonts w:ascii="Verdana" w:hAnsi="Verdana"/>
                <w:color w:val="000000"/>
                <w:sz w:val="20"/>
                <w:szCs w:val="20"/>
              </w:rPr>
              <w:t>The finalize() method is invoked each time before the object is garbage collected. This method can be used to perform cleanup processing. This method is defined in Object class as:</w:t>
            </w:r>
          </w:p>
          <w:p w:rsidR="00E05652" w:rsidRDefault="00E05652" w:rsidP="00E41415">
            <w:pPr>
              <w:numPr>
                <w:ilvl w:val="0"/>
                <w:numId w:val="42"/>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finalize(){}  </w:t>
            </w:r>
          </w:p>
          <w:p w:rsidR="00E05652" w:rsidRDefault="00E05652" w:rsidP="00E0565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The Garbage collector of JVM collects only those objects that are created by new keyword. So if you have created any object without new, you can use finalize method to perform cleanup processing (destroying remaining objects).</w:t>
            </w:r>
          </w:p>
          <w:p w:rsidR="00E05652" w:rsidRDefault="00E05652" w:rsidP="00E0565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gc() method</w:t>
            </w:r>
          </w:p>
          <w:p w:rsidR="00E05652" w:rsidRDefault="00E05652" w:rsidP="00E05652">
            <w:pPr>
              <w:pStyle w:val="NormalWeb"/>
              <w:shd w:val="clear" w:color="auto" w:fill="FFFFFF"/>
              <w:jc w:val="both"/>
              <w:rPr>
                <w:rFonts w:ascii="Verdana" w:hAnsi="Verdana"/>
                <w:color w:val="000000"/>
                <w:sz w:val="20"/>
                <w:szCs w:val="20"/>
              </w:rPr>
            </w:pPr>
            <w:r>
              <w:rPr>
                <w:rFonts w:ascii="Verdana" w:hAnsi="Verdana"/>
                <w:color w:val="000000"/>
                <w:sz w:val="20"/>
                <w:szCs w:val="20"/>
              </w:rPr>
              <w:t>The gc() method is used to invoke the garbage collector to perform cleanup processing. The gc() is found in System and Runtime classes.</w:t>
            </w:r>
          </w:p>
          <w:p w:rsidR="00E05652" w:rsidRDefault="00E05652" w:rsidP="00E41415">
            <w:pPr>
              <w:numPr>
                <w:ilvl w:val="0"/>
                <w:numId w:val="43"/>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gc(){}  </w:t>
            </w:r>
          </w:p>
          <w:p w:rsidR="00E05652" w:rsidRDefault="00E05652" w:rsidP="00E0565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Garbage collection is performed by a daemon thread called Garbage Collector(GC). This thread calls the finalize() method before object is garbage collected.</w:t>
            </w:r>
          </w:p>
          <w:p w:rsidR="00E05652" w:rsidRDefault="00E05652" w:rsidP="00E05652">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Simple Example of garbage collection in java</w:t>
            </w:r>
          </w:p>
          <w:p w:rsidR="00E05652" w:rsidRDefault="00E05652" w:rsidP="00E41415">
            <w:pPr>
              <w:numPr>
                <w:ilvl w:val="0"/>
                <w:numId w:val="44"/>
              </w:numPr>
              <w:shd w:val="clear" w:color="auto" w:fill="FFFFFF"/>
              <w:spacing w:after="0" w:line="345" w:lineRule="atLeast"/>
              <w:ind w:left="0"/>
              <w:jc w:val="both"/>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TestGarbage1{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finalize(){System.out.println(</w:t>
            </w:r>
            <w:r>
              <w:rPr>
                <w:rStyle w:val="string"/>
                <w:rFonts w:ascii="Verdana" w:hAnsi="Verdana"/>
                <w:sz w:val="20"/>
                <w:szCs w:val="20"/>
                <w:bdr w:val="none" w:sz="0" w:space="0" w:color="auto" w:frame="1"/>
              </w:rPr>
              <w:t>"object is garbage collected"</w:t>
            </w:r>
            <w:r>
              <w:rPr>
                <w:rFonts w:ascii="Verdana" w:hAnsi="Verdana"/>
                <w:color w:val="000000"/>
                <w:sz w:val="20"/>
                <w:szCs w:val="20"/>
                <w:bdr w:val="none" w:sz="0" w:space="0" w:color="auto" w:frame="1"/>
              </w:rPr>
              <w:t>);}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TestGarbage1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TestGarbage1();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TestGarbage1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TestGarbage1();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s1=</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s2=</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System.gc();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E05652" w:rsidRDefault="00E05652" w:rsidP="00E41415">
            <w:pPr>
              <w:numPr>
                <w:ilvl w:val="0"/>
                <w:numId w:val="4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05652" w:rsidRPr="002E46A5" w:rsidRDefault="00E05652">
            <w:pPr>
              <w:rPr>
                <w:sz w:val="24"/>
                <w:szCs w:val="24"/>
              </w:rPr>
            </w:pPr>
          </w:p>
        </w:tc>
      </w:tr>
    </w:tbl>
    <w:p w:rsidR="001305A6" w:rsidRPr="002E46A5" w:rsidRDefault="00F7208D" w:rsidP="001305A6">
      <w:r>
        <w:lastRenderedPageBreak/>
        <w:pict>
          <v:rect id="_x0000_i1026" style="width:0;height:1.5pt" o:hralign="center" o:hrstd="t" o:hr="t" fillcolor="#a0a0a0" stroked="f"/>
        </w:pict>
      </w:r>
    </w:p>
    <w:p w:rsidR="001305A6" w:rsidRPr="002E46A5" w:rsidRDefault="001305A6" w:rsidP="001305A6">
      <w:pPr>
        <w:pStyle w:val="Heading3"/>
      </w:pPr>
      <w:r w:rsidRPr="002E46A5">
        <w:t>Object-oriented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2E46A5" w:rsidRPr="002E46A5" w:rsidTr="001305A6">
        <w:trPr>
          <w:tblCellSpacing w:w="15" w:type="dxa"/>
        </w:trPr>
        <w:tc>
          <w:tcPr>
            <w:tcW w:w="0" w:type="auto"/>
            <w:vAlign w:val="center"/>
            <w:hideMark/>
          </w:tcPr>
          <w:p w:rsidR="001305A6" w:rsidRPr="002E46A5" w:rsidRDefault="001305A6">
            <w:pPr>
              <w:rPr>
                <w:sz w:val="24"/>
                <w:szCs w:val="24"/>
              </w:rPr>
            </w:pPr>
            <w:r w:rsidRPr="002E46A5">
              <w:t xml:space="preserve">Object-oriented means we organize our software as a combination of different types of objects that incorporates both data and </w:t>
            </w:r>
            <w:r w:rsidR="00F77B98" w:rsidRPr="002E46A5">
              <w:t>behavior</w:t>
            </w:r>
            <w:r w:rsidRPr="002E46A5">
              <w:t>.</w:t>
            </w:r>
          </w:p>
        </w:tc>
      </w:tr>
      <w:tr w:rsidR="002E46A5" w:rsidRPr="002E46A5" w:rsidTr="001305A6">
        <w:trPr>
          <w:tblCellSpacing w:w="15" w:type="dxa"/>
        </w:trPr>
        <w:tc>
          <w:tcPr>
            <w:tcW w:w="0" w:type="auto"/>
            <w:vAlign w:val="center"/>
            <w:hideMark/>
          </w:tcPr>
          <w:p w:rsidR="001305A6" w:rsidRPr="002E46A5" w:rsidRDefault="001305A6">
            <w:pPr>
              <w:rPr>
                <w:sz w:val="24"/>
                <w:szCs w:val="24"/>
              </w:rPr>
            </w:pPr>
            <w:r w:rsidRPr="002E46A5">
              <w:t>Object-oriented programming(OOPs) is a methodology that simplify software development and maintenance by providing some rules.</w:t>
            </w:r>
          </w:p>
        </w:tc>
      </w:tr>
      <w:tr w:rsidR="002E46A5" w:rsidRPr="002E46A5" w:rsidTr="001305A6">
        <w:trPr>
          <w:tblCellSpacing w:w="15" w:type="dxa"/>
        </w:trPr>
        <w:tc>
          <w:tcPr>
            <w:tcW w:w="0" w:type="auto"/>
            <w:vAlign w:val="center"/>
            <w:hideMark/>
          </w:tcPr>
          <w:p w:rsidR="001305A6" w:rsidRPr="002E46A5" w:rsidRDefault="001305A6">
            <w:pPr>
              <w:rPr>
                <w:sz w:val="24"/>
                <w:szCs w:val="24"/>
              </w:rPr>
            </w:pPr>
            <w:r w:rsidRPr="002E46A5">
              <w:t>Basic concepts of OOPs are:</w:t>
            </w:r>
          </w:p>
        </w:tc>
      </w:tr>
      <w:tr w:rsidR="002E46A5" w:rsidRPr="002E46A5" w:rsidTr="001305A6">
        <w:trPr>
          <w:tblCellSpacing w:w="15" w:type="dxa"/>
        </w:trPr>
        <w:tc>
          <w:tcPr>
            <w:tcW w:w="0" w:type="auto"/>
            <w:vAlign w:val="center"/>
            <w:hideMark/>
          </w:tcPr>
          <w:p w:rsidR="001305A6" w:rsidRPr="002E46A5" w:rsidRDefault="001305A6" w:rsidP="00C75052">
            <w:pPr>
              <w:numPr>
                <w:ilvl w:val="0"/>
                <w:numId w:val="4"/>
              </w:numPr>
              <w:spacing w:before="100" w:beforeAutospacing="1" w:after="100" w:afterAutospacing="1" w:line="240" w:lineRule="auto"/>
            </w:pPr>
            <w:r w:rsidRPr="002E46A5">
              <w:t>Object</w:t>
            </w:r>
          </w:p>
          <w:p w:rsidR="001305A6" w:rsidRPr="002E46A5" w:rsidRDefault="001305A6" w:rsidP="00C75052">
            <w:pPr>
              <w:numPr>
                <w:ilvl w:val="0"/>
                <w:numId w:val="4"/>
              </w:numPr>
              <w:spacing w:before="100" w:beforeAutospacing="1" w:after="100" w:afterAutospacing="1" w:line="240" w:lineRule="auto"/>
            </w:pPr>
            <w:r w:rsidRPr="002E46A5">
              <w:t>Class</w:t>
            </w:r>
          </w:p>
          <w:p w:rsidR="001305A6" w:rsidRPr="002E46A5" w:rsidRDefault="001305A6" w:rsidP="00C75052">
            <w:pPr>
              <w:numPr>
                <w:ilvl w:val="0"/>
                <w:numId w:val="4"/>
              </w:numPr>
              <w:spacing w:before="100" w:beforeAutospacing="1" w:after="100" w:afterAutospacing="1" w:line="240" w:lineRule="auto"/>
            </w:pPr>
            <w:r w:rsidRPr="002E46A5">
              <w:t>Inheritance</w:t>
            </w:r>
          </w:p>
          <w:p w:rsidR="001305A6" w:rsidRPr="002E46A5" w:rsidRDefault="001305A6" w:rsidP="00C75052">
            <w:pPr>
              <w:numPr>
                <w:ilvl w:val="0"/>
                <w:numId w:val="4"/>
              </w:numPr>
              <w:spacing w:before="100" w:beforeAutospacing="1" w:after="100" w:afterAutospacing="1" w:line="240" w:lineRule="auto"/>
            </w:pPr>
            <w:r w:rsidRPr="002E46A5">
              <w:t>Polymorphism</w:t>
            </w:r>
          </w:p>
          <w:p w:rsidR="001305A6" w:rsidRPr="002E46A5" w:rsidRDefault="001305A6" w:rsidP="00C75052">
            <w:pPr>
              <w:numPr>
                <w:ilvl w:val="0"/>
                <w:numId w:val="4"/>
              </w:numPr>
              <w:spacing w:before="100" w:beforeAutospacing="1" w:after="100" w:afterAutospacing="1" w:line="240" w:lineRule="auto"/>
            </w:pPr>
            <w:r w:rsidRPr="002E46A5">
              <w:t>Abstraction</w:t>
            </w:r>
          </w:p>
          <w:p w:rsidR="001305A6" w:rsidRPr="002E46A5" w:rsidRDefault="001305A6" w:rsidP="00C75052">
            <w:pPr>
              <w:numPr>
                <w:ilvl w:val="0"/>
                <w:numId w:val="4"/>
              </w:numPr>
              <w:spacing w:before="100" w:beforeAutospacing="1" w:after="100" w:afterAutospacing="1" w:line="240" w:lineRule="auto"/>
              <w:rPr>
                <w:sz w:val="24"/>
                <w:szCs w:val="24"/>
              </w:rPr>
            </w:pPr>
            <w:r w:rsidRPr="002E46A5">
              <w:t>Encapsulation</w:t>
            </w:r>
          </w:p>
        </w:tc>
      </w:tr>
    </w:tbl>
    <w:p w:rsidR="001305A6" w:rsidRPr="007A561D" w:rsidRDefault="001305A6" w:rsidP="007A561D">
      <w:pPr>
        <w:pStyle w:val="Heading3"/>
        <w:rPr>
          <w:ins w:id="0" w:author="Unknown"/>
        </w:rPr>
      </w:pPr>
      <w:ins w:id="1" w:author="Unknown">
        <w:r w:rsidRPr="007A561D">
          <w:t>Platform Independent</w:t>
        </w:r>
      </w:ins>
    </w:p>
    <w:p w:rsidR="001305A6" w:rsidRPr="002E46A5" w:rsidRDefault="001305A6" w:rsidP="002E46A5">
      <w:pPr>
        <w:jc w:val="center"/>
        <w:rPr>
          <w:ins w:id="2" w:author="Unknown"/>
        </w:rPr>
      </w:pPr>
      <w:r w:rsidRPr="002E46A5">
        <w:rPr>
          <w:noProof/>
        </w:rPr>
        <w:drawing>
          <wp:inline distT="0" distB="0" distL="0" distR="0" wp14:anchorId="65F9CE40" wp14:editId="3B6A6BF4">
            <wp:extent cx="4219575" cy="3124200"/>
            <wp:effectExtent l="0" t="0" r="0" b="0"/>
            <wp:docPr id="5" name="Picture 5"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s platform independ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3124200"/>
                    </a:xfrm>
                    <a:prstGeom prst="rect">
                      <a:avLst/>
                    </a:prstGeom>
                    <a:noFill/>
                    <a:ln>
                      <a:noFill/>
                    </a:ln>
                  </pic:spPr>
                </pic:pic>
              </a:graphicData>
            </a:graphic>
          </wp:inline>
        </w:drawing>
      </w:r>
    </w:p>
    <w:p w:rsidR="001305A6" w:rsidRPr="00AF683E" w:rsidRDefault="001305A6" w:rsidP="001305A6">
      <w:pPr>
        <w:pStyle w:val="NormalWeb"/>
        <w:rPr>
          <w:ins w:id="3" w:author="Unknown"/>
          <w:u w:val="single" w:color="FFFFFF" w:themeColor="background1"/>
        </w:rPr>
      </w:pPr>
      <w:ins w:id="4" w:author="Unknown">
        <w:r w:rsidRPr="00AF683E">
          <w:rPr>
            <w:u w:val="single" w:color="FFFFFF" w:themeColor="background1"/>
          </w:rPr>
          <w:t>A platform is the hardware or software environment in which a program runs.</w:t>
        </w:r>
      </w:ins>
    </w:p>
    <w:p w:rsidR="001305A6" w:rsidRPr="002E46A5" w:rsidRDefault="001305A6" w:rsidP="001305A6">
      <w:pPr>
        <w:pStyle w:val="NormalWeb"/>
        <w:rPr>
          <w:ins w:id="5" w:author="Unknown"/>
          <w:u w:val="single"/>
        </w:rPr>
      </w:pPr>
      <w:ins w:id="6" w:author="Unknown">
        <w:r w:rsidRPr="002E46A5">
          <w:rPr>
            <w:u w:val="single"/>
          </w:rPr>
          <w:t xml:space="preserve">There are two types of platforms software-based and hardware-based. Java provides </w:t>
        </w:r>
        <w:r w:rsidRPr="00AF683E">
          <w:rPr>
            <w:b/>
            <w:u w:val="single"/>
          </w:rPr>
          <w:t>software-based</w:t>
        </w:r>
        <w:r w:rsidRPr="002E46A5">
          <w:rPr>
            <w:u w:val="single"/>
          </w:rPr>
          <w:t xml:space="preserve"> platform.</w:t>
        </w:r>
      </w:ins>
    </w:p>
    <w:p w:rsidR="001305A6" w:rsidRPr="002E46A5" w:rsidRDefault="001305A6" w:rsidP="001305A6">
      <w:pPr>
        <w:rPr>
          <w:ins w:id="7" w:author="Unknown"/>
          <w:u w:val="single"/>
        </w:rPr>
      </w:pPr>
      <w:ins w:id="8" w:author="Unknown">
        <w:r w:rsidRPr="002E46A5">
          <w:rPr>
            <w:u w:val="single"/>
          </w:rPr>
          <w:t xml:space="preserve">The Java platform differs from most other platforms in the sense that it is a software-based platform that runs on the top of other hardware-based platforms. It has two components: </w:t>
        </w:r>
      </w:ins>
    </w:p>
    <w:p w:rsidR="001305A6" w:rsidRPr="002E46A5" w:rsidRDefault="001305A6" w:rsidP="00C75052">
      <w:pPr>
        <w:numPr>
          <w:ilvl w:val="0"/>
          <w:numId w:val="5"/>
        </w:numPr>
        <w:spacing w:before="100" w:beforeAutospacing="1" w:after="100" w:afterAutospacing="1" w:line="240" w:lineRule="auto"/>
        <w:rPr>
          <w:ins w:id="9" w:author="Unknown"/>
          <w:u w:val="single"/>
        </w:rPr>
      </w:pPr>
      <w:ins w:id="10" w:author="Unknown">
        <w:r w:rsidRPr="002E46A5">
          <w:rPr>
            <w:u w:val="single"/>
          </w:rPr>
          <w:lastRenderedPageBreak/>
          <w:t>Runtime Environment</w:t>
        </w:r>
      </w:ins>
    </w:p>
    <w:p w:rsidR="001305A6" w:rsidRPr="002E46A5" w:rsidRDefault="001305A6" w:rsidP="00C75052">
      <w:pPr>
        <w:numPr>
          <w:ilvl w:val="0"/>
          <w:numId w:val="5"/>
        </w:numPr>
        <w:spacing w:before="100" w:beforeAutospacing="1" w:after="100" w:afterAutospacing="1" w:line="240" w:lineRule="auto"/>
        <w:rPr>
          <w:ins w:id="11" w:author="Unknown"/>
          <w:u w:val="single"/>
        </w:rPr>
      </w:pPr>
      <w:ins w:id="12" w:author="Unknown">
        <w:r w:rsidRPr="002E46A5">
          <w:rPr>
            <w:u w:val="single"/>
          </w:rPr>
          <w:t>API(Application Programming Interface)</w:t>
        </w:r>
      </w:ins>
    </w:p>
    <w:p w:rsidR="001305A6" w:rsidRPr="00AF683E" w:rsidRDefault="001305A6" w:rsidP="001305A6">
      <w:pPr>
        <w:pStyle w:val="NormalWeb"/>
        <w:rPr>
          <w:ins w:id="13" w:author="Unknown"/>
          <w:b/>
          <w:u w:val="single"/>
        </w:rPr>
      </w:pPr>
      <w:ins w:id="14" w:author="Unknown">
        <w:r w:rsidRPr="002E46A5">
          <w:rPr>
            <w:u w:val="single"/>
          </w:rPr>
          <w:t>Java code can be run on multiple platforms e.g. Windows, Linux, Sun Solaris, Mac/OS etc</w:t>
        </w:r>
        <w:r w:rsidRPr="00AF683E">
          <w:rPr>
            <w:b/>
            <w:u w:val="single"/>
          </w:rPr>
          <w:t>. Java code is compiled by the compiler and converted into bytecode. This bytecode is a platform-independent code because it can be run on multiple platforms i.e. Write Once and Run Anywhere(WORA).</w:t>
        </w:r>
      </w:ins>
    </w:p>
    <w:p w:rsidR="001305A6" w:rsidRPr="002E46A5" w:rsidRDefault="00F7208D" w:rsidP="001305A6">
      <w:pPr>
        <w:rPr>
          <w:ins w:id="15" w:author="Unknown"/>
          <w:u w:val="single"/>
        </w:rPr>
      </w:pPr>
      <w:ins w:id="16" w:author="Unknown">
        <w:r>
          <w:rPr>
            <w:b/>
            <w:u w:val="single"/>
          </w:rPr>
          <w:pict>
            <v:rect id="_x0000_i1027" style="width:0;height:1.5pt" o:hralign="center" o:hrstd="t" o:hr="t" fillcolor="#a0a0a0" stroked="f"/>
          </w:pict>
        </w:r>
      </w:ins>
    </w:p>
    <w:p w:rsidR="001305A6" w:rsidRPr="002E46A5" w:rsidRDefault="001305A6" w:rsidP="001305A6">
      <w:pPr>
        <w:pStyle w:val="Heading3"/>
        <w:rPr>
          <w:ins w:id="17" w:author="Unknown"/>
          <w:u w:val="single"/>
        </w:rPr>
      </w:pPr>
      <w:ins w:id="18" w:author="Unknown">
        <w:r w:rsidRPr="002E46A5">
          <w:rPr>
            <w:u w:val="single"/>
          </w:rPr>
          <w:t>Secured</w:t>
        </w:r>
      </w:ins>
    </w:p>
    <w:p w:rsidR="001305A6" w:rsidRPr="002E46A5" w:rsidRDefault="001305A6" w:rsidP="001305A6">
      <w:pPr>
        <w:pStyle w:val="NormalWeb"/>
        <w:rPr>
          <w:ins w:id="19" w:author="Unknown"/>
          <w:u w:val="single"/>
        </w:rPr>
      </w:pPr>
      <w:ins w:id="20" w:author="Unknown">
        <w:r w:rsidRPr="002E46A5">
          <w:rPr>
            <w:u w:val="single"/>
          </w:rPr>
          <w:t>Java is secured because:</w:t>
        </w:r>
      </w:ins>
    </w:p>
    <w:p w:rsidR="001305A6" w:rsidRPr="002E46A5" w:rsidRDefault="001305A6" w:rsidP="00C75052">
      <w:pPr>
        <w:numPr>
          <w:ilvl w:val="0"/>
          <w:numId w:val="6"/>
        </w:numPr>
        <w:spacing w:before="100" w:beforeAutospacing="1" w:after="100" w:afterAutospacing="1" w:line="240" w:lineRule="auto"/>
        <w:rPr>
          <w:ins w:id="21" w:author="Unknown"/>
          <w:u w:val="single"/>
        </w:rPr>
      </w:pPr>
      <w:ins w:id="22" w:author="Unknown">
        <w:r w:rsidRPr="002E46A5">
          <w:rPr>
            <w:rStyle w:val="Strong"/>
            <w:u w:val="single"/>
          </w:rPr>
          <w:t>No explicit pointer</w:t>
        </w:r>
      </w:ins>
    </w:p>
    <w:p w:rsidR="001305A6" w:rsidRPr="002E46A5" w:rsidRDefault="001305A6" w:rsidP="00C75052">
      <w:pPr>
        <w:numPr>
          <w:ilvl w:val="0"/>
          <w:numId w:val="6"/>
        </w:numPr>
        <w:spacing w:before="100" w:beforeAutospacing="1" w:after="100" w:afterAutospacing="1" w:line="240" w:lineRule="auto"/>
        <w:rPr>
          <w:ins w:id="23" w:author="Unknown"/>
          <w:u w:val="single"/>
        </w:rPr>
      </w:pPr>
      <w:ins w:id="24" w:author="Unknown">
        <w:r w:rsidRPr="002E46A5">
          <w:rPr>
            <w:rStyle w:val="Strong"/>
            <w:u w:val="single"/>
          </w:rPr>
          <w:t>Java Programs run inside virtual machine sandbox</w:t>
        </w:r>
      </w:ins>
    </w:p>
    <w:p w:rsidR="001305A6" w:rsidRPr="002E46A5" w:rsidRDefault="001305A6" w:rsidP="001305A6">
      <w:pPr>
        <w:spacing w:after="0"/>
        <w:rPr>
          <w:ins w:id="25" w:author="Unknown"/>
        </w:rPr>
      </w:pPr>
      <w:r w:rsidRPr="002E46A5">
        <w:rPr>
          <w:noProof/>
        </w:rPr>
        <w:drawing>
          <wp:inline distT="0" distB="0" distL="0" distR="0" wp14:anchorId="7CBC4F65" wp14:editId="5F3EDB23">
            <wp:extent cx="6896100" cy="2857500"/>
            <wp:effectExtent l="0" t="0" r="0" b="0"/>
            <wp:docPr id="4" name="Picture 4"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java is secur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2857500"/>
                    </a:xfrm>
                    <a:prstGeom prst="rect">
                      <a:avLst/>
                    </a:prstGeom>
                    <a:noFill/>
                    <a:ln>
                      <a:noFill/>
                    </a:ln>
                  </pic:spPr>
                </pic:pic>
              </a:graphicData>
            </a:graphic>
          </wp:inline>
        </w:drawing>
      </w:r>
    </w:p>
    <w:p w:rsidR="001305A6" w:rsidRPr="002E46A5" w:rsidRDefault="001305A6" w:rsidP="00C75052">
      <w:pPr>
        <w:numPr>
          <w:ilvl w:val="0"/>
          <w:numId w:val="7"/>
        </w:numPr>
        <w:spacing w:before="100" w:beforeAutospacing="1" w:after="100" w:afterAutospacing="1" w:line="240" w:lineRule="auto"/>
        <w:rPr>
          <w:ins w:id="26" w:author="Unknown"/>
        </w:rPr>
      </w:pPr>
      <w:ins w:id="27" w:author="Unknown">
        <w:r w:rsidRPr="002E46A5">
          <w:rPr>
            <w:rStyle w:val="Strong"/>
          </w:rPr>
          <w:t>Classloader:</w:t>
        </w:r>
        <w:r w:rsidRPr="002E46A5">
          <w:t xml:space="preserve"> adds security by separating the package for the classes of the local file system from those that are imported from network sources.</w:t>
        </w:r>
      </w:ins>
    </w:p>
    <w:p w:rsidR="001305A6" w:rsidRPr="002E46A5" w:rsidRDefault="001305A6" w:rsidP="00C75052">
      <w:pPr>
        <w:numPr>
          <w:ilvl w:val="0"/>
          <w:numId w:val="7"/>
        </w:numPr>
        <w:spacing w:before="100" w:beforeAutospacing="1" w:after="100" w:afterAutospacing="1" w:line="240" w:lineRule="auto"/>
        <w:rPr>
          <w:ins w:id="28" w:author="Unknown"/>
        </w:rPr>
      </w:pPr>
      <w:ins w:id="29" w:author="Unknown">
        <w:r w:rsidRPr="002E46A5">
          <w:rPr>
            <w:rStyle w:val="Strong"/>
          </w:rPr>
          <w:t>Bytecode Verifier:</w:t>
        </w:r>
        <w:r w:rsidRPr="002E46A5">
          <w:t xml:space="preserve"> checks the code fragments for illegal code that can violate access right to objects.</w:t>
        </w:r>
      </w:ins>
    </w:p>
    <w:p w:rsidR="001305A6" w:rsidRPr="002E46A5" w:rsidRDefault="001305A6" w:rsidP="00C75052">
      <w:pPr>
        <w:numPr>
          <w:ilvl w:val="0"/>
          <w:numId w:val="7"/>
        </w:numPr>
        <w:spacing w:before="100" w:beforeAutospacing="1" w:after="100" w:afterAutospacing="1" w:line="240" w:lineRule="auto"/>
        <w:rPr>
          <w:ins w:id="30" w:author="Unknown"/>
        </w:rPr>
      </w:pPr>
      <w:ins w:id="31" w:author="Unknown">
        <w:r w:rsidRPr="002E46A5">
          <w:rPr>
            <w:rStyle w:val="Strong"/>
          </w:rPr>
          <w:t>Security Manager:</w:t>
        </w:r>
        <w:r w:rsidRPr="002E46A5">
          <w:t xml:space="preserve"> determines what resources a class can access such as reading and writing to the local disk.</w:t>
        </w:r>
      </w:ins>
    </w:p>
    <w:p w:rsidR="001305A6" w:rsidRPr="002E46A5" w:rsidRDefault="001305A6" w:rsidP="001305A6">
      <w:pPr>
        <w:pStyle w:val="NormalWeb"/>
        <w:rPr>
          <w:ins w:id="32" w:author="Unknown"/>
        </w:rPr>
      </w:pPr>
      <w:ins w:id="33" w:author="Unknown">
        <w:r w:rsidRPr="002E46A5">
          <w:t>These security are provided by java language. Some security can also be provided by application developer through SSL, JAAS, Cryptography etc.</w:t>
        </w:r>
      </w:ins>
    </w:p>
    <w:p w:rsidR="001305A6" w:rsidRPr="002E46A5" w:rsidRDefault="00F7208D" w:rsidP="001305A6">
      <w:pPr>
        <w:rPr>
          <w:ins w:id="34" w:author="Unknown"/>
        </w:rPr>
      </w:pPr>
      <w:ins w:id="35" w:author="Unknown">
        <w:r>
          <w:pict>
            <v:rect id="_x0000_i1028" style="width:0;height:1.5pt" o:hralign="center" o:hrstd="t" o:hr="t" fillcolor="#a0a0a0" stroked="f"/>
          </w:pict>
        </w:r>
      </w:ins>
    </w:p>
    <w:p w:rsidR="001305A6" w:rsidRPr="002E46A5" w:rsidRDefault="001305A6" w:rsidP="001305A6">
      <w:pPr>
        <w:pStyle w:val="Heading3"/>
        <w:rPr>
          <w:ins w:id="36" w:author="Unknown"/>
        </w:rPr>
      </w:pPr>
      <w:ins w:id="37" w:author="Unknown">
        <w:r w:rsidRPr="002E46A5">
          <w:t>Robust</w:t>
        </w:r>
      </w:ins>
    </w:p>
    <w:p w:rsidR="001305A6" w:rsidRPr="002E46A5" w:rsidRDefault="001305A6" w:rsidP="001305A6">
      <w:pPr>
        <w:pStyle w:val="NormalWeb"/>
        <w:rPr>
          <w:ins w:id="38" w:author="Unknown"/>
        </w:rPr>
      </w:pPr>
      <w:ins w:id="39" w:author="Unknown">
        <w:r w:rsidRPr="002E46A5">
          <w:t>Robust simply means strong. Java uses strong memory management. There are lack of pointers that avoids security problem. There is automatic garbage collection in java. There is exception handling and type checking mechanism in java. All these points makes java robust.</w:t>
        </w:r>
      </w:ins>
    </w:p>
    <w:p w:rsidR="001305A6" w:rsidRPr="002E46A5" w:rsidRDefault="00F7208D" w:rsidP="001305A6">
      <w:pPr>
        <w:rPr>
          <w:ins w:id="40" w:author="Unknown"/>
        </w:rPr>
      </w:pPr>
      <w:ins w:id="41" w:author="Unknown">
        <w:r>
          <w:pict>
            <v:rect id="_x0000_i1029" style="width:0;height:1.5pt" o:hralign="center" o:hrstd="t" o:hr="t" fillcolor="#a0a0a0" stroked="f"/>
          </w:pict>
        </w:r>
      </w:ins>
    </w:p>
    <w:p w:rsidR="001305A6" w:rsidRPr="002E46A5" w:rsidRDefault="001305A6" w:rsidP="001305A6">
      <w:pPr>
        <w:pStyle w:val="Heading3"/>
        <w:rPr>
          <w:ins w:id="42" w:author="Unknown"/>
        </w:rPr>
      </w:pPr>
      <w:ins w:id="43" w:author="Unknown">
        <w:r w:rsidRPr="002E46A5">
          <w:lastRenderedPageBreak/>
          <w:t>Architecture-neutral</w:t>
        </w:r>
      </w:ins>
    </w:p>
    <w:p w:rsidR="001305A6" w:rsidRPr="002E46A5" w:rsidRDefault="001305A6" w:rsidP="001305A6">
      <w:pPr>
        <w:pStyle w:val="NormalWeb"/>
        <w:rPr>
          <w:ins w:id="44" w:author="Unknown"/>
        </w:rPr>
      </w:pPr>
      <w:ins w:id="45" w:author="Unknown">
        <w:r w:rsidRPr="002E46A5">
          <w:t xml:space="preserve">There is no implementation dependent features e.g. size of primitive types is fixed. </w:t>
        </w:r>
      </w:ins>
    </w:p>
    <w:p w:rsidR="001305A6" w:rsidRPr="002E46A5" w:rsidRDefault="001305A6" w:rsidP="001305A6">
      <w:pPr>
        <w:pStyle w:val="NormalWeb"/>
        <w:rPr>
          <w:ins w:id="46" w:author="Unknown"/>
        </w:rPr>
      </w:pPr>
      <w:ins w:id="47" w:author="Unknown">
        <w:r w:rsidRPr="002E46A5">
          <w:t>In C programming, int data type occupies 2 bytes of memory for 32-bit architecture and 4 bytes of memory for 64-bit architecture. But in java, it occupies 4 bytes of memory for both 32 and 64 bit architectures.</w:t>
        </w:r>
      </w:ins>
    </w:p>
    <w:p w:rsidR="001305A6" w:rsidRPr="002E46A5" w:rsidRDefault="00F7208D" w:rsidP="001305A6">
      <w:pPr>
        <w:rPr>
          <w:ins w:id="48" w:author="Unknown"/>
        </w:rPr>
      </w:pPr>
      <w:ins w:id="49" w:author="Unknown">
        <w:r>
          <w:pict>
            <v:rect id="_x0000_i1030" style="width:0;height:1.5pt" o:hralign="center" o:hrstd="t" o:hr="t" fillcolor="#a0a0a0" stroked="f"/>
          </w:pict>
        </w:r>
      </w:ins>
    </w:p>
    <w:p w:rsidR="001305A6" w:rsidRPr="002E46A5" w:rsidRDefault="001305A6" w:rsidP="001305A6">
      <w:pPr>
        <w:pStyle w:val="Heading3"/>
        <w:rPr>
          <w:ins w:id="50" w:author="Unknown"/>
        </w:rPr>
      </w:pPr>
      <w:ins w:id="51" w:author="Unknown">
        <w:r w:rsidRPr="002E46A5">
          <w:t>Portable</w:t>
        </w:r>
      </w:ins>
    </w:p>
    <w:p w:rsidR="001305A6" w:rsidRPr="002E46A5" w:rsidRDefault="001305A6" w:rsidP="001305A6">
      <w:pPr>
        <w:pStyle w:val="NormalWeb"/>
        <w:rPr>
          <w:ins w:id="52" w:author="Unknown"/>
        </w:rPr>
      </w:pPr>
      <w:ins w:id="53" w:author="Unknown">
        <w:r w:rsidRPr="002E46A5">
          <w:t>We may carry the java bytecode to any platform.</w:t>
        </w:r>
      </w:ins>
    </w:p>
    <w:p w:rsidR="001305A6" w:rsidRPr="002E46A5" w:rsidRDefault="00F7208D" w:rsidP="001305A6">
      <w:pPr>
        <w:rPr>
          <w:ins w:id="54" w:author="Unknown"/>
        </w:rPr>
      </w:pPr>
      <w:ins w:id="55" w:author="Unknown">
        <w:r>
          <w:pict>
            <v:rect id="_x0000_i1031" style="width:0;height:1.5pt" o:hralign="center" o:hrstd="t" o:hr="t" fillcolor="#a0a0a0" stroked="f"/>
          </w:pict>
        </w:r>
      </w:ins>
    </w:p>
    <w:p w:rsidR="001305A6" w:rsidRPr="002E46A5" w:rsidRDefault="001305A6" w:rsidP="001305A6">
      <w:pPr>
        <w:pStyle w:val="Heading3"/>
        <w:rPr>
          <w:ins w:id="56" w:author="Unknown"/>
        </w:rPr>
      </w:pPr>
      <w:ins w:id="57" w:author="Unknown">
        <w:r w:rsidRPr="002E46A5">
          <w:t>High-performance</w:t>
        </w:r>
      </w:ins>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2E46A5" w:rsidRPr="002E46A5" w:rsidTr="001305A6">
        <w:trPr>
          <w:tblCellSpacing w:w="15" w:type="dxa"/>
        </w:trPr>
        <w:tc>
          <w:tcPr>
            <w:tcW w:w="0" w:type="auto"/>
            <w:vAlign w:val="center"/>
            <w:hideMark/>
          </w:tcPr>
          <w:p w:rsidR="001305A6" w:rsidRPr="002E46A5" w:rsidRDefault="001305A6">
            <w:pPr>
              <w:rPr>
                <w:sz w:val="24"/>
                <w:szCs w:val="24"/>
              </w:rPr>
            </w:pPr>
            <w:r w:rsidRPr="002E46A5">
              <w:t xml:space="preserve">Java is faster than traditional interpretation since byte code is "close" to native code still somewhat slower than a compiled language (e.g., C++) </w:t>
            </w:r>
          </w:p>
        </w:tc>
      </w:tr>
    </w:tbl>
    <w:p w:rsidR="001305A6" w:rsidRPr="002E46A5" w:rsidRDefault="00F7208D" w:rsidP="001305A6">
      <w:pPr>
        <w:rPr>
          <w:ins w:id="58" w:author="Unknown"/>
        </w:rPr>
      </w:pPr>
      <w:ins w:id="59" w:author="Unknown">
        <w:r>
          <w:pict>
            <v:rect id="_x0000_i1032" style="width:0;height:1.5pt" o:hralign="center" o:hrstd="t" o:hr="t" fillcolor="#a0a0a0" stroked="f"/>
          </w:pict>
        </w:r>
      </w:ins>
    </w:p>
    <w:p w:rsidR="001305A6" w:rsidRPr="002E46A5" w:rsidRDefault="001305A6" w:rsidP="001305A6">
      <w:pPr>
        <w:pStyle w:val="Heading3"/>
        <w:rPr>
          <w:ins w:id="60" w:author="Unknown"/>
        </w:rPr>
      </w:pPr>
      <w:ins w:id="61" w:author="Unknown">
        <w:r w:rsidRPr="002E46A5">
          <w:t>Distributed</w:t>
        </w:r>
      </w:ins>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2E46A5" w:rsidRPr="002E46A5" w:rsidTr="001305A6">
        <w:trPr>
          <w:tblCellSpacing w:w="15" w:type="dxa"/>
        </w:trPr>
        <w:tc>
          <w:tcPr>
            <w:tcW w:w="0" w:type="auto"/>
            <w:vAlign w:val="center"/>
            <w:hideMark/>
          </w:tcPr>
          <w:p w:rsidR="001305A6" w:rsidRPr="002E46A5" w:rsidRDefault="001305A6">
            <w:pPr>
              <w:rPr>
                <w:sz w:val="24"/>
                <w:szCs w:val="24"/>
              </w:rPr>
            </w:pPr>
            <w:r w:rsidRPr="002E46A5">
              <w:t xml:space="preserve">We can create distributed applications in java. RMI and EJB are used for creating distributed applications. We may access files by calling the methods from any machine on the internet. </w:t>
            </w:r>
          </w:p>
        </w:tc>
      </w:tr>
    </w:tbl>
    <w:p w:rsidR="001305A6" w:rsidRPr="002E46A5" w:rsidRDefault="00F7208D" w:rsidP="001305A6">
      <w:pPr>
        <w:rPr>
          <w:ins w:id="62" w:author="Unknown"/>
        </w:rPr>
      </w:pPr>
      <w:ins w:id="63" w:author="Unknown">
        <w:r>
          <w:pict>
            <v:rect id="_x0000_i1033" style="width:0;height:1.5pt" o:hralign="center" o:hrstd="t" o:hr="t" fillcolor="#a0a0a0" stroked="f"/>
          </w:pict>
        </w:r>
      </w:ins>
    </w:p>
    <w:p w:rsidR="001305A6" w:rsidRPr="002E46A5" w:rsidRDefault="001305A6" w:rsidP="001305A6">
      <w:pPr>
        <w:pStyle w:val="Heading3"/>
        <w:rPr>
          <w:ins w:id="64" w:author="Unknown"/>
        </w:rPr>
      </w:pPr>
      <w:ins w:id="65" w:author="Unknown">
        <w:r w:rsidRPr="002E46A5">
          <w:t>Multi-threaded</w:t>
        </w:r>
      </w:ins>
    </w:p>
    <w:p w:rsidR="00DF1DDF" w:rsidRDefault="001305A6" w:rsidP="00DF1DDF">
      <w:pPr>
        <w:pStyle w:val="NormalWeb"/>
      </w:pPr>
      <w:ins w:id="66" w:author="Unknown">
        <w:r w:rsidRPr="002E46A5">
          <w:t xml:space="preserve">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 </w:t>
        </w:r>
      </w:ins>
    </w:p>
    <w:p w:rsidR="00B8031D" w:rsidRPr="00952B32" w:rsidRDefault="00B8031D" w:rsidP="00B8031D">
      <w:pPr>
        <w:pStyle w:val="Heading2"/>
        <w:rPr>
          <w:rFonts w:ascii="Times New Roman" w:hAnsi="Times New Roman" w:cs="Times New Roman"/>
        </w:rPr>
      </w:pPr>
      <w:r w:rsidRPr="00952B32">
        <w:rPr>
          <w:rFonts w:ascii="Times New Roman" w:hAnsi="Times New Roman" w:cs="Times New Roman"/>
        </w:rPr>
        <w:t>JAVA Installation:</w:t>
      </w:r>
    </w:p>
    <w:p w:rsidR="00B8031D" w:rsidRPr="00952B32" w:rsidRDefault="00B8031D" w:rsidP="00B8031D">
      <w:pPr>
        <w:rPr>
          <w:rFonts w:ascii="Times New Roman" w:hAnsi="Times New Roman" w:cs="Times New Roman"/>
          <w:b/>
        </w:rPr>
      </w:pPr>
      <w:r w:rsidRPr="00952B32">
        <w:rPr>
          <w:rFonts w:ascii="Times New Roman" w:hAnsi="Times New Roman" w:cs="Times New Roman"/>
          <w:b/>
        </w:rPr>
        <w:t>Download JDK version 7 or any latest version</w:t>
      </w:r>
    </w:p>
    <w:p w:rsidR="00B8031D" w:rsidRPr="00952B32" w:rsidRDefault="00B8031D" w:rsidP="00B8031D">
      <w:pPr>
        <w:rPr>
          <w:rFonts w:ascii="Times New Roman" w:hAnsi="Times New Roman" w:cs="Times New Roman"/>
        </w:rPr>
      </w:pPr>
      <w:r w:rsidRPr="00952B32">
        <w:rPr>
          <w:rFonts w:ascii="Times New Roman" w:hAnsi="Times New Roman" w:cs="Times New Roman"/>
          <w:b/>
        </w:rPr>
        <w:t xml:space="preserve">Step 1: </w:t>
      </w:r>
      <w:r w:rsidRPr="00952B32">
        <w:rPr>
          <w:rFonts w:ascii="Times New Roman" w:hAnsi="Times New Roman" w:cs="Times New Roman"/>
        </w:rPr>
        <w:t xml:space="preserve">Right Click-&gt;Run as Administrator-&gt;Install </w:t>
      </w:r>
    </w:p>
    <w:p w:rsidR="00B8031D" w:rsidRPr="00952B32" w:rsidRDefault="00B8031D" w:rsidP="00B8031D">
      <w:pPr>
        <w:rPr>
          <w:rFonts w:ascii="Times New Roman" w:hAnsi="Times New Roman" w:cs="Times New Roman"/>
        </w:rPr>
      </w:pPr>
      <w:r w:rsidRPr="00952B32">
        <w:rPr>
          <w:rFonts w:ascii="Times New Roman" w:hAnsi="Times New Roman" w:cs="Times New Roman"/>
        </w:rPr>
        <w:t>Step 2: Check where JAVA Installed in c folder-&gt; C:&gt;program Files86</w:t>
      </w:r>
    </w:p>
    <w:p w:rsidR="00B8031D" w:rsidRPr="00952B32" w:rsidRDefault="00B8031D" w:rsidP="00B8031D">
      <w:pPr>
        <w:rPr>
          <w:rFonts w:ascii="Times New Roman" w:hAnsi="Times New Roman" w:cs="Times New Roman"/>
        </w:rPr>
      </w:pPr>
      <w:r w:rsidRPr="00952B32">
        <w:rPr>
          <w:rFonts w:ascii="Times New Roman" w:hAnsi="Times New Roman" w:cs="Times New Roman"/>
        </w:rPr>
        <w:t xml:space="preserve">Step 3: My Computer-&gt;rightClick-&gt;Advance System Setting-&gt;Env. Variables-&gt;Click on New-&gt; </w:t>
      </w:r>
    </w:p>
    <w:p w:rsidR="00B8031D" w:rsidRPr="00952B32" w:rsidRDefault="00B8031D" w:rsidP="00B8031D">
      <w:pPr>
        <w:ind w:firstLine="720"/>
        <w:rPr>
          <w:rFonts w:ascii="Times New Roman" w:hAnsi="Times New Roman" w:cs="Times New Roman"/>
        </w:rPr>
      </w:pPr>
      <w:r w:rsidRPr="00952B32">
        <w:rPr>
          <w:rFonts w:ascii="Times New Roman" w:hAnsi="Times New Roman" w:cs="Times New Roman"/>
        </w:rPr>
        <w:t>Variable Name - JAVA_HOME</w:t>
      </w:r>
    </w:p>
    <w:p w:rsidR="00B8031D" w:rsidRPr="00952B32" w:rsidRDefault="00B8031D" w:rsidP="00B8031D">
      <w:pPr>
        <w:ind w:firstLine="720"/>
        <w:rPr>
          <w:rFonts w:ascii="Times New Roman" w:hAnsi="Times New Roman" w:cs="Times New Roman"/>
        </w:rPr>
      </w:pPr>
      <w:r w:rsidRPr="00952B32">
        <w:rPr>
          <w:rFonts w:ascii="Times New Roman" w:hAnsi="Times New Roman" w:cs="Times New Roman"/>
        </w:rPr>
        <w:t>Variable Value – C:\Program Files (x86)\Java\jdk1.7.0_40</w:t>
      </w:r>
    </w:p>
    <w:p w:rsidR="00B8031D" w:rsidRPr="00952B32" w:rsidRDefault="00B8031D" w:rsidP="00B8031D">
      <w:pPr>
        <w:rPr>
          <w:rFonts w:ascii="Times New Roman" w:hAnsi="Times New Roman" w:cs="Times New Roman"/>
        </w:rPr>
      </w:pPr>
      <w:r w:rsidRPr="00952B32">
        <w:rPr>
          <w:rFonts w:ascii="Times New Roman" w:hAnsi="Times New Roman" w:cs="Times New Roman"/>
        </w:rPr>
        <w:t>Step 4: Create on more new Variable :</w:t>
      </w:r>
    </w:p>
    <w:p w:rsidR="00B8031D" w:rsidRPr="00952B32" w:rsidRDefault="00B8031D" w:rsidP="00B8031D">
      <w:pPr>
        <w:ind w:firstLine="720"/>
        <w:rPr>
          <w:rFonts w:ascii="Times New Roman" w:hAnsi="Times New Roman" w:cs="Times New Roman"/>
        </w:rPr>
      </w:pPr>
      <w:r w:rsidRPr="00952B32">
        <w:rPr>
          <w:rFonts w:ascii="Times New Roman" w:hAnsi="Times New Roman" w:cs="Times New Roman"/>
        </w:rPr>
        <w:lastRenderedPageBreak/>
        <w:t xml:space="preserve"> Variable Name – JRE_HOME (in always capital letter)</w:t>
      </w:r>
    </w:p>
    <w:p w:rsidR="00B8031D" w:rsidRPr="00952B32" w:rsidRDefault="00B8031D" w:rsidP="00B8031D">
      <w:pPr>
        <w:ind w:firstLine="720"/>
        <w:rPr>
          <w:rFonts w:ascii="Times New Roman" w:hAnsi="Times New Roman" w:cs="Times New Roman"/>
        </w:rPr>
      </w:pPr>
      <w:r w:rsidRPr="00952B32">
        <w:rPr>
          <w:rFonts w:ascii="Times New Roman" w:hAnsi="Times New Roman" w:cs="Times New Roman"/>
        </w:rPr>
        <w:t>Variable Value – C:\Program Files (x86)\Java\jre7</w:t>
      </w:r>
    </w:p>
    <w:p w:rsidR="00B8031D" w:rsidRPr="00952B32" w:rsidRDefault="00B8031D" w:rsidP="00B8031D">
      <w:pPr>
        <w:rPr>
          <w:rFonts w:ascii="Times New Roman" w:hAnsi="Times New Roman" w:cs="Times New Roman"/>
        </w:rPr>
      </w:pPr>
      <w:r w:rsidRPr="00952B32">
        <w:rPr>
          <w:rFonts w:ascii="Times New Roman" w:hAnsi="Times New Roman" w:cs="Times New Roman"/>
        </w:rPr>
        <w:t xml:space="preserve">Step 5: Edit default </w:t>
      </w:r>
      <w:r w:rsidRPr="00952B32">
        <w:rPr>
          <w:rFonts w:ascii="Times New Roman" w:hAnsi="Times New Roman" w:cs="Times New Roman"/>
          <w:b/>
        </w:rPr>
        <w:t>path</w:t>
      </w:r>
      <w:r w:rsidRPr="00952B32">
        <w:rPr>
          <w:rFonts w:ascii="Times New Roman" w:hAnsi="Times New Roman" w:cs="Times New Roman"/>
        </w:rPr>
        <w:t xml:space="preserve"> variable  and append the text:</w:t>
      </w:r>
    </w:p>
    <w:p w:rsidR="00B8031D" w:rsidRPr="00952B32" w:rsidRDefault="00B8031D" w:rsidP="00B8031D">
      <w:pPr>
        <w:rPr>
          <w:rFonts w:ascii="Times New Roman" w:hAnsi="Times New Roman" w:cs="Times New Roman"/>
        </w:rPr>
      </w:pPr>
      <w:r w:rsidRPr="00952B32">
        <w:rPr>
          <w:rFonts w:ascii="Times New Roman" w:hAnsi="Times New Roman" w:cs="Times New Roman"/>
        </w:rPr>
        <w:tab/>
        <w:t>;%JAVA_HOME%\bin;%JRE_HOME%\bin; (defined in global variable)</w:t>
      </w:r>
    </w:p>
    <w:p w:rsidR="00B8031D" w:rsidRPr="00952B32" w:rsidRDefault="00B8031D" w:rsidP="00B8031D">
      <w:pPr>
        <w:rPr>
          <w:rFonts w:ascii="Times New Roman" w:hAnsi="Times New Roman" w:cs="Times New Roman"/>
        </w:rPr>
      </w:pPr>
      <w:r w:rsidRPr="00952B32">
        <w:rPr>
          <w:rFonts w:ascii="Times New Roman" w:hAnsi="Times New Roman" w:cs="Times New Roman"/>
        </w:rPr>
        <w:t>Step 5: open cmd: java –version ( to check the java version and java has been installed properly)</w:t>
      </w:r>
    </w:p>
    <w:p w:rsidR="00B8031D" w:rsidRPr="00952B32" w:rsidRDefault="00B8031D" w:rsidP="00B8031D">
      <w:pPr>
        <w:rPr>
          <w:rFonts w:ascii="Times New Roman" w:hAnsi="Times New Roman" w:cs="Times New Roman"/>
        </w:rPr>
      </w:pPr>
      <w:r w:rsidRPr="00952B32">
        <w:rPr>
          <w:rFonts w:ascii="Times New Roman" w:hAnsi="Times New Roman" w:cs="Times New Roman"/>
        </w:rPr>
        <w:t>Step 6: Install Eclipse  IDE</w:t>
      </w:r>
    </w:p>
    <w:p w:rsidR="00B8031D" w:rsidRPr="00952B32" w:rsidRDefault="00B8031D" w:rsidP="00B8031D">
      <w:pPr>
        <w:rPr>
          <w:rFonts w:ascii="Times New Roman" w:hAnsi="Times New Roman" w:cs="Times New Roman"/>
        </w:rPr>
      </w:pPr>
    </w:p>
    <w:p w:rsidR="00DF1DDF" w:rsidRPr="00DF1DDF" w:rsidRDefault="00DF1DDF" w:rsidP="00DF1DDF">
      <w:pPr>
        <w:pStyle w:val="Heading1"/>
      </w:pPr>
      <w:r w:rsidRPr="00DF1DDF">
        <w:t>What are environment variables in Windows?</w:t>
      </w:r>
    </w:p>
    <w:p w:rsidR="00DF1DDF" w:rsidRPr="00DF1DDF" w:rsidRDefault="00DF1DDF" w:rsidP="00DF1DDF">
      <w:r w:rsidRPr="00DF1DDF">
        <w:t>Environment variables are, in short, variables that describe the environment in which programs run.</w:t>
      </w:r>
    </w:p>
    <w:p w:rsidR="00DF1DDF" w:rsidRDefault="00DF1DDF" w:rsidP="00DF1DDF">
      <w:pPr>
        <w:rPr>
          <w:shd w:val="clear" w:color="auto" w:fill="FFFFFF"/>
        </w:rPr>
      </w:pPr>
      <w:r w:rsidRPr="00DF1DDF">
        <w:rPr>
          <w:shd w:val="clear" w:color="auto" w:fill="FFFFFF"/>
        </w:rPr>
        <w:t>In Windows, </w:t>
      </w:r>
      <w:r w:rsidRPr="00DF1DDF">
        <w:rPr>
          <w:b/>
          <w:bCs/>
          <w:shd w:val="clear" w:color="auto" w:fill="FFFFFF"/>
        </w:rPr>
        <w:t>environment variables have a name and value</w:t>
      </w:r>
      <w:r w:rsidRPr="00DF1DDF">
        <w:rPr>
          <w:shd w:val="clear" w:color="auto" w:fill="FFFFFF"/>
        </w:rPr>
        <w:t>. For example, the variable </w:t>
      </w:r>
      <w:r w:rsidRPr="00DF1DDF">
        <w:rPr>
          <w:i/>
          <w:iCs/>
          <w:shd w:val="clear" w:color="auto" w:fill="FFFFFF"/>
        </w:rPr>
        <w:t>windir</w:t>
      </w:r>
      <w:r w:rsidRPr="00DF1DDF">
        <w:rPr>
          <w:shd w:val="clear" w:color="auto" w:fill="FFFFFF"/>
        </w:rPr>
        <w:t> (short for "Windows directory") may have the value </w:t>
      </w:r>
      <w:r w:rsidRPr="00DF1DDF">
        <w:rPr>
          <w:i/>
          <w:iCs/>
          <w:shd w:val="clear" w:color="auto" w:fill="FFFFFF"/>
        </w:rPr>
        <w:t>"C:\Windows"</w:t>
      </w:r>
      <w:r w:rsidRPr="00DF1DDF">
        <w:rPr>
          <w:shd w:val="clear" w:color="auto" w:fill="FFFFFF"/>
        </w:rPr>
        <w:t> or another path where Windows is installed.</w:t>
      </w:r>
    </w:p>
    <w:p w:rsidR="00DF1DDF" w:rsidRPr="00DF1DDF" w:rsidRDefault="00DF1DDF" w:rsidP="00DF1DDF">
      <w:pPr>
        <w:pStyle w:val="Heading1"/>
      </w:pPr>
      <w:r w:rsidRPr="00DF1DDF">
        <w:t>Types of environment variables: User and System</w:t>
      </w:r>
    </w:p>
    <w:p w:rsidR="00DF1DDF" w:rsidRPr="00DF1DDF" w:rsidRDefault="00DF1DDF" w:rsidP="00DF1DDF">
      <w:pPr>
        <w:shd w:val="clear" w:color="auto" w:fill="FFFFFF"/>
        <w:spacing w:before="100" w:beforeAutospacing="1" w:after="100" w:afterAutospacing="1" w:line="240" w:lineRule="auto"/>
      </w:pPr>
      <w:r w:rsidRPr="00DF1DDF">
        <w:t>User environment variables have values that differ from user to user. As their name implies, they are specific to your user account, and they store user specific data, like the location of your user profile, the folder where temporary files are stored for your account, the location of your OneDrive folder, and so on. They can be edited by that user account but not by other user accounts. These variables can be set by the user, by Windows or by different programs working with user specific locations.</w:t>
      </w:r>
    </w:p>
    <w:p w:rsidR="00DF1DDF" w:rsidRPr="00DF1DDF" w:rsidRDefault="00DF1DDF" w:rsidP="00DF1DDF">
      <w:pPr>
        <w:shd w:val="clear" w:color="auto" w:fill="FFFFFF"/>
        <w:spacing w:before="100" w:beforeAutospacing="1" w:after="100" w:afterAutospacing="1" w:line="240" w:lineRule="auto"/>
      </w:pPr>
      <w:r w:rsidRPr="00DF1DDF">
        <w:t>System variables are global and cannot be changed by any user. Their values are the same for all user accounts. They refer to locations of critical system resources, like the folder where Windows is installed, the location of Program Files, and so on. These variables are set by Windows, by different programs and drivers.</w:t>
      </w:r>
    </w:p>
    <w:p w:rsidR="00DF1DDF" w:rsidRPr="00DF1DDF" w:rsidRDefault="00DF1DDF" w:rsidP="00DF1DDF"/>
    <w:p w:rsidR="00C25E25" w:rsidRDefault="00C25E25" w:rsidP="006064DE">
      <w:pPr>
        <w:pStyle w:val="Heading1"/>
      </w:pPr>
      <w:r>
        <w:t>How to Set Path and Classpath in Java</w:t>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Setting path and classpath in Java is very simple but before do this process you need to know about path variable and classpath variable. Here I will show you </w:t>
      </w:r>
      <w:r>
        <w:rPr>
          <w:rStyle w:val="Strong"/>
          <w:rFonts w:ascii="Arial" w:hAnsi="Arial" w:cs="Arial"/>
          <w:color w:val="000000"/>
          <w:sz w:val="21"/>
          <w:szCs w:val="21"/>
        </w:rPr>
        <w:t>how to set path and classpath in Java</w:t>
      </w:r>
      <w:r>
        <w:rPr>
          <w:rFonts w:ascii="Arial" w:hAnsi="Arial" w:cs="Arial"/>
          <w:color w:val="000000"/>
          <w:sz w:val="21"/>
          <w:szCs w:val="21"/>
        </w:rPr>
        <w:t> in very simple and easy way.</w:t>
      </w:r>
    </w:p>
    <w:p w:rsidR="00C25E25" w:rsidRDefault="00C25E25" w:rsidP="00C25E25">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Path Variable</w:t>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Path variable is set for providing path for all Java tools like java, javac, javap, javah, jar, appletviewer which are used in java programming. All these tools are available in </w:t>
      </w:r>
      <w:r>
        <w:rPr>
          <w:rStyle w:val="Strong"/>
          <w:rFonts w:ascii="Arial" w:hAnsi="Arial" w:cs="Arial"/>
          <w:color w:val="000000"/>
          <w:sz w:val="21"/>
          <w:szCs w:val="21"/>
        </w:rPr>
        <w:t>bin</w:t>
      </w:r>
      <w:r>
        <w:rPr>
          <w:rFonts w:ascii="Arial" w:hAnsi="Arial" w:cs="Arial"/>
          <w:color w:val="000000"/>
          <w:sz w:val="21"/>
          <w:szCs w:val="21"/>
        </w:rPr>
        <w:t> folders so we set path upto bin folders.</w:t>
      </w:r>
    </w:p>
    <w:p w:rsidR="00C25E25" w:rsidRDefault="00C25E25" w:rsidP="00C25E25">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Classpath Variable</w:t>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lastRenderedPageBreak/>
        <w:t>Classpath</w:t>
      </w:r>
      <w:r>
        <w:rPr>
          <w:rFonts w:ascii="Arial" w:hAnsi="Arial" w:cs="Arial"/>
          <w:color w:val="000000"/>
          <w:sz w:val="21"/>
          <w:szCs w:val="21"/>
        </w:rPr>
        <w:t> variable is set for providing a path for predefined Java classes which is used in our application. All classes are available in </w:t>
      </w:r>
      <w:r>
        <w:rPr>
          <w:rStyle w:val="Strong"/>
          <w:rFonts w:ascii="Arial" w:hAnsi="Arial" w:cs="Arial"/>
          <w:color w:val="000000"/>
          <w:sz w:val="21"/>
          <w:szCs w:val="21"/>
        </w:rPr>
        <w:t>lib/rt.jar</w:t>
      </w:r>
      <w:r>
        <w:rPr>
          <w:rFonts w:ascii="Arial" w:hAnsi="Arial" w:cs="Arial"/>
          <w:color w:val="000000"/>
          <w:sz w:val="21"/>
          <w:szCs w:val="21"/>
        </w:rPr>
        <w:t> so we set classpath upto lib/rt.jar.</w:t>
      </w:r>
    </w:p>
    <w:p w:rsidR="00C25E25" w:rsidRDefault="00C25E25" w:rsidP="00C25E25">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Video Tutorial</w:t>
      </w:r>
    </w:p>
    <w:p w:rsidR="00C25E25" w:rsidRDefault="00F7208D"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7"/>
          <w:szCs w:val="27"/>
        </w:rPr>
      </w:pPr>
      <w:hyperlink r:id="rId12" w:tgtFrame="_blank" w:history="1">
        <w:r w:rsidR="00C25E25">
          <w:rPr>
            <w:rStyle w:val="Hyperlink"/>
            <w:rFonts w:ascii="Arial" w:eastAsiaTheme="majorEastAsia" w:hAnsi="Arial" w:cs="Arial"/>
            <w:color w:val="068FDD"/>
            <w:sz w:val="27"/>
            <w:szCs w:val="27"/>
          </w:rPr>
          <w:t>How to Set Path and ClassPath in Java</w:t>
        </w:r>
      </w:hyperlink>
    </w:p>
    <w:p w:rsidR="00C25E25" w:rsidRDefault="00C25E25" w:rsidP="00C25E25">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JDK Folder Hierarchy</w:t>
      </w:r>
    </w:p>
    <w:p w:rsidR="00C25E25" w:rsidRDefault="00C25E25" w:rsidP="00C25E25">
      <w:pPr>
        <w:rPr>
          <w:rFonts w:ascii="Times New Roman" w:hAnsi="Times New Roman" w:cs="Times New Roman"/>
          <w:sz w:val="24"/>
          <w:szCs w:val="24"/>
        </w:rPr>
      </w:pPr>
      <w:r>
        <w:rPr>
          <w:noProof/>
        </w:rPr>
        <w:drawing>
          <wp:inline distT="0" distB="0" distL="0" distR="0">
            <wp:extent cx="5124450" cy="4600575"/>
            <wp:effectExtent l="0" t="0" r="0" b="0"/>
            <wp:docPr id="34" name="Picture 34" descr="JDK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K fol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4600575"/>
                    </a:xfrm>
                    <a:prstGeom prst="rect">
                      <a:avLst/>
                    </a:prstGeom>
                    <a:noFill/>
                    <a:ln>
                      <a:noFill/>
                    </a:ln>
                  </pic:spPr>
                </pic:pic>
              </a:graphicData>
            </a:graphic>
          </wp:inline>
        </w:drawing>
      </w:r>
    </w:p>
    <w:p w:rsidR="00C25E25" w:rsidRDefault="00C25E25" w:rsidP="00C25E25">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Why set path ?</w:t>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The following programming error is generally for all Java programmers when they compile any Java program.</w:t>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'javac' is not recognized as an internal or external command, operable program or batch file.</w:t>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When you get this type of error, then your operating system cannot find the Java compiler </w:t>
      </w:r>
      <w:r>
        <w:rPr>
          <w:rStyle w:val="Strong"/>
          <w:rFonts w:ascii="Arial" w:hAnsi="Arial" w:cs="Arial"/>
          <w:color w:val="000000"/>
          <w:sz w:val="21"/>
          <w:szCs w:val="21"/>
        </w:rPr>
        <w:t>(javac)</w:t>
      </w:r>
      <w:r>
        <w:rPr>
          <w:rFonts w:ascii="Arial" w:hAnsi="Arial" w:cs="Arial"/>
          <w:color w:val="000000"/>
          <w:sz w:val="21"/>
          <w:szCs w:val="21"/>
        </w:rPr>
        <w:t>. To solve this error you need to set the PATH variable.</w:t>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lastRenderedPageBreak/>
        <w:t>Javac</w:t>
      </w:r>
      <w:r>
        <w:rPr>
          <w:rFonts w:ascii="Arial" w:hAnsi="Arial" w:cs="Arial"/>
          <w:color w:val="000000"/>
          <w:sz w:val="21"/>
          <w:szCs w:val="21"/>
        </w:rPr>
        <w:t> is a tool which is available in bin folder so you must set the PATH upto bin folder. In a </w:t>
      </w:r>
      <w:r>
        <w:rPr>
          <w:rStyle w:val="Strong"/>
          <w:rFonts w:ascii="Arial" w:hAnsi="Arial" w:cs="Arial"/>
          <w:color w:val="000000"/>
          <w:sz w:val="21"/>
          <w:szCs w:val="21"/>
        </w:rPr>
        <w:t>bin</w:t>
      </w:r>
      <w:r>
        <w:rPr>
          <w:rFonts w:ascii="Arial" w:hAnsi="Arial" w:cs="Arial"/>
          <w:color w:val="000000"/>
          <w:sz w:val="21"/>
          <w:szCs w:val="21"/>
        </w:rPr>
        <w:t>folder all tools are available like </w:t>
      </w:r>
      <w:r>
        <w:rPr>
          <w:rStyle w:val="Strong"/>
          <w:rFonts w:ascii="Arial" w:hAnsi="Arial" w:cs="Arial"/>
          <w:color w:val="000000"/>
          <w:sz w:val="21"/>
          <w:szCs w:val="21"/>
        </w:rPr>
        <w:t>javap, javah, jar, javac, java, appletviewer</w:t>
      </w:r>
      <w:r>
        <w:rPr>
          <w:rFonts w:ascii="Arial" w:hAnsi="Arial" w:cs="Arial"/>
          <w:color w:val="000000"/>
          <w:sz w:val="21"/>
          <w:szCs w:val="21"/>
        </w:rPr>
        <w:t> etc. All these tools are used for different-different purpose.</w:t>
      </w:r>
    </w:p>
    <w:p w:rsidR="00C25E25" w:rsidRDefault="00C25E25" w:rsidP="00C25E25">
      <w:pPr>
        <w:rPr>
          <w:rFonts w:ascii="Times New Roman" w:hAnsi="Times New Roman" w:cs="Times New Roman"/>
          <w:sz w:val="24"/>
          <w:szCs w:val="24"/>
        </w:rPr>
      </w:pPr>
      <w:r>
        <w:rPr>
          <w:noProof/>
        </w:rPr>
        <w:drawing>
          <wp:inline distT="0" distB="0" distL="0" distR="0">
            <wp:extent cx="5343525" cy="4495800"/>
            <wp:effectExtent l="0" t="0" r="0" b="0"/>
            <wp:docPr id="33" name="Picture 33" descr="bi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n fol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4495800"/>
                    </a:xfrm>
                    <a:prstGeom prst="rect">
                      <a:avLst/>
                    </a:prstGeom>
                    <a:noFill/>
                    <a:ln>
                      <a:noFill/>
                    </a:ln>
                  </pic:spPr>
                </pic:pic>
              </a:graphicData>
            </a:graphic>
          </wp:inline>
        </w:drawing>
      </w:r>
    </w:p>
    <w:p w:rsidR="00C25E25" w:rsidRDefault="00C25E25" w:rsidP="00C25E25">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set the path and classpath</w:t>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Go on my computer icon and right click, after that click on properties option.</w:t>
      </w:r>
    </w:p>
    <w:p w:rsidR="00C25E25" w:rsidRDefault="00C25E25" w:rsidP="00C25E25">
      <w:pPr>
        <w:rPr>
          <w:rFonts w:ascii="Times New Roman" w:hAnsi="Times New Roman" w:cs="Times New Roman"/>
          <w:sz w:val="24"/>
          <w:szCs w:val="24"/>
        </w:rPr>
      </w:pPr>
      <w:r>
        <w:rPr>
          <w:noProof/>
        </w:rPr>
        <w:lastRenderedPageBreak/>
        <w:drawing>
          <wp:inline distT="0" distB="0" distL="0" distR="0">
            <wp:extent cx="5734050" cy="3724275"/>
            <wp:effectExtent l="0" t="0" r="0" b="0"/>
            <wp:docPr id="32" name="Picture 32" descr="My computer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 computer propert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click on advance setting</w:t>
      </w:r>
    </w:p>
    <w:p w:rsidR="00C25E25" w:rsidRDefault="00C25E25" w:rsidP="00C25E25">
      <w:pPr>
        <w:rPr>
          <w:rFonts w:ascii="Times New Roman" w:hAnsi="Times New Roman" w:cs="Times New Roman"/>
          <w:sz w:val="24"/>
          <w:szCs w:val="24"/>
        </w:rPr>
      </w:pPr>
      <w:r>
        <w:rPr>
          <w:noProof/>
        </w:rPr>
        <w:drawing>
          <wp:inline distT="0" distB="0" distL="0" distR="0">
            <wp:extent cx="5981700" cy="3333750"/>
            <wp:effectExtent l="0" t="0" r="0" b="0"/>
            <wp:docPr id="31" name="Picture 31" descr="Advanc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vance sett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3333750"/>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Click on advance</w:t>
      </w:r>
    </w:p>
    <w:p w:rsidR="00C25E25" w:rsidRDefault="00C25E25" w:rsidP="00C25E25">
      <w:pPr>
        <w:rPr>
          <w:rFonts w:ascii="Times New Roman" w:hAnsi="Times New Roman" w:cs="Times New Roman"/>
          <w:sz w:val="24"/>
          <w:szCs w:val="24"/>
        </w:rPr>
      </w:pPr>
      <w:r>
        <w:rPr>
          <w:noProof/>
        </w:rPr>
        <w:lastRenderedPageBreak/>
        <w:drawing>
          <wp:inline distT="0" distB="0" distL="0" distR="0">
            <wp:extent cx="4048125" cy="4162425"/>
            <wp:effectExtent l="0" t="0" r="0" b="0"/>
            <wp:docPr id="30" name="Picture 30" descr="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v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4162425"/>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Click on Advance variables</w:t>
      </w:r>
    </w:p>
    <w:p w:rsidR="00C25E25" w:rsidRDefault="00C25E25" w:rsidP="00C25E25">
      <w:pPr>
        <w:rPr>
          <w:rFonts w:ascii="Times New Roman" w:hAnsi="Times New Roman" w:cs="Times New Roman"/>
          <w:sz w:val="24"/>
          <w:szCs w:val="24"/>
        </w:rPr>
      </w:pPr>
      <w:r>
        <w:rPr>
          <w:noProof/>
        </w:rPr>
        <w:drawing>
          <wp:inline distT="0" distB="0" distL="0" distR="0">
            <wp:extent cx="4114800" cy="4019550"/>
            <wp:effectExtent l="0" t="0" r="0" b="0"/>
            <wp:docPr id="29" name="Picture 29" descr="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vironment vari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4019550"/>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lastRenderedPageBreak/>
        <w:t>Click on new button which is below the first box.</w:t>
      </w:r>
    </w:p>
    <w:p w:rsidR="00C25E25" w:rsidRDefault="00C25E25" w:rsidP="00C25E25">
      <w:pPr>
        <w:rPr>
          <w:rFonts w:ascii="Times New Roman" w:hAnsi="Times New Roman" w:cs="Times New Roman"/>
          <w:sz w:val="24"/>
          <w:szCs w:val="24"/>
        </w:rPr>
      </w:pPr>
      <w:r>
        <w:rPr>
          <w:noProof/>
        </w:rPr>
        <w:drawing>
          <wp:inline distT="0" distB="0" distL="0" distR="0">
            <wp:extent cx="3790950" cy="3743325"/>
            <wp:effectExtent l="0" t="0" r="0" b="0"/>
            <wp:docPr id="28" name="Picture 28" descr="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vironment vari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3743325"/>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one dilog box is appear, now ignore this but do not close.</w:t>
      </w:r>
    </w:p>
    <w:p w:rsidR="00C25E25" w:rsidRDefault="00C25E25" w:rsidP="00C25E25">
      <w:pPr>
        <w:rPr>
          <w:rFonts w:ascii="Times New Roman" w:hAnsi="Times New Roman" w:cs="Times New Roman"/>
          <w:sz w:val="24"/>
          <w:szCs w:val="24"/>
        </w:rPr>
      </w:pPr>
      <w:r>
        <w:rPr>
          <w:noProof/>
        </w:rPr>
        <w:drawing>
          <wp:inline distT="0" distB="0" distL="0" distR="0">
            <wp:extent cx="3390900" cy="1466850"/>
            <wp:effectExtent l="0" t="0" r="0" b="0"/>
            <wp:docPr id="27" name="Picture 27"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th and classp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1466850"/>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open my computer open c:/ &gt; Programs Files &gt; java &gt; java1.6.0 &gt; bin copy this path</w:t>
      </w:r>
    </w:p>
    <w:p w:rsidR="00C25E25" w:rsidRDefault="00C25E25" w:rsidP="00C25E25">
      <w:pPr>
        <w:rPr>
          <w:rFonts w:ascii="Times New Roman" w:hAnsi="Times New Roman" w:cs="Times New Roman"/>
          <w:sz w:val="24"/>
          <w:szCs w:val="24"/>
        </w:rPr>
      </w:pPr>
      <w:r>
        <w:rPr>
          <w:noProof/>
        </w:rPr>
        <w:lastRenderedPageBreak/>
        <w:drawing>
          <wp:inline distT="0" distB="0" distL="0" distR="0">
            <wp:extent cx="5343525" cy="4495800"/>
            <wp:effectExtent l="0" t="0" r="0" b="0"/>
            <wp:docPr id="26" name="Picture 26"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th and class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4495800"/>
                    </a:xfrm>
                    <a:prstGeom prst="rect">
                      <a:avLst/>
                    </a:prstGeom>
                    <a:noFill/>
                    <a:ln>
                      <a:noFill/>
                    </a:ln>
                  </pic:spPr>
                </pic:pic>
              </a:graphicData>
            </a:graphic>
          </wp:inline>
        </w:drawing>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come back on previous open dilogbox and write variable name </w:t>
      </w:r>
      <w:r>
        <w:rPr>
          <w:rStyle w:val="Strong"/>
          <w:rFonts w:ascii="Arial" w:hAnsi="Arial" w:cs="Arial"/>
          <w:color w:val="000000"/>
          <w:sz w:val="21"/>
          <w:szCs w:val="21"/>
        </w:rPr>
        <w:t>'path'</w:t>
      </w:r>
      <w:r>
        <w:rPr>
          <w:rFonts w:ascii="Arial" w:hAnsi="Arial" w:cs="Arial"/>
          <w:color w:val="000000"/>
          <w:sz w:val="21"/>
          <w:szCs w:val="21"/>
        </w:rPr>
        <w:t> and for variable value paste all copied path upto the bin folder. Put .; at the end. It (.) selects all the tools from the bin folder.</w:t>
      </w:r>
    </w:p>
    <w:p w:rsidR="00C25E25" w:rsidRDefault="00C25E25" w:rsidP="00C25E25">
      <w:pPr>
        <w:rPr>
          <w:rFonts w:ascii="Times New Roman" w:hAnsi="Times New Roman" w:cs="Times New Roman"/>
          <w:sz w:val="24"/>
          <w:szCs w:val="24"/>
        </w:rPr>
      </w:pPr>
      <w:r>
        <w:rPr>
          <w:noProof/>
        </w:rPr>
        <w:drawing>
          <wp:inline distT="0" distB="0" distL="0" distR="0">
            <wp:extent cx="4781550" cy="3028950"/>
            <wp:effectExtent l="0" t="0" r="0" b="0"/>
            <wp:docPr id="25" name="Picture 25"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th and classp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028950"/>
                    </a:xfrm>
                    <a:prstGeom prst="rect">
                      <a:avLst/>
                    </a:prstGeom>
                    <a:noFill/>
                    <a:ln>
                      <a:noFill/>
                    </a:ln>
                  </pic:spPr>
                </pic:pic>
              </a:graphicData>
            </a:graphic>
          </wp:inline>
        </w:drawing>
      </w:r>
    </w:p>
    <w:p w:rsidR="00C25E25" w:rsidRDefault="00C25E25" w:rsidP="00C25E25">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open my computer open c:/ &gt; Programs Files &gt; java &gt; java1.6.0 &gt; jre &gt; lib &gt; rt.jar copy this path</w:t>
      </w:r>
    </w:p>
    <w:p w:rsidR="00C25E25" w:rsidRDefault="00C25E25" w:rsidP="00C25E25">
      <w:pPr>
        <w:pStyle w:val="NormalWeb"/>
        <w:spacing w:before="0" w:beforeAutospacing="0" w:after="0" w:afterAutospacing="0" w:line="432" w:lineRule="atLeast"/>
        <w:jc w:val="both"/>
        <w:rPr>
          <w:rFonts w:ascii="Arial" w:hAnsi="Arial" w:cs="Arial"/>
          <w:color w:val="000000"/>
          <w:sz w:val="21"/>
          <w:szCs w:val="21"/>
        </w:rPr>
      </w:pPr>
      <w:r>
        <w:rPr>
          <w:rFonts w:ascii="Arial" w:hAnsi="Arial" w:cs="Arial"/>
          <w:b/>
          <w:bCs/>
          <w:color w:val="0020FF"/>
          <w:sz w:val="21"/>
          <w:szCs w:val="21"/>
        </w:rPr>
        <w:t>Note: </w:t>
      </w:r>
      <w:r>
        <w:rPr>
          <w:rFonts w:ascii="Arial" w:hAnsi="Arial" w:cs="Arial"/>
          <w:color w:val="000000"/>
          <w:sz w:val="21"/>
          <w:szCs w:val="21"/>
        </w:rPr>
        <w:t>rt.jar is available in lib folder this jar files contains all classes of jdk.</w:t>
      </w:r>
    </w:p>
    <w:p w:rsidR="00C25E25" w:rsidRDefault="00C25E25" w:rsidP="00C25E25">
      <w:pPr>
        <w:rPr>
          <w:rFonts w:ascii="Times New Roman" w:hAnsi="Times New Roman" w:cs="Times New Roman"/>
          <w:sz w:val="24"/>
          <w:szCs w:val="24"/>
        </w:rPr>
      </w:pPr>
      <w:r>
        <w:rPr>
          <w:noProof/>
        </w:rPr>
        <w:lastRenderedPageBreak/>
        <w:drawing>
          <wp:inline distT="0" distB="0" distL="0" distR="0">
            <wp:extent cx="6896100" cy="3790950"/>
            <wp:effectExtent l="0" t="0" r="0" b="0"/>
            <wp:docPr id="8" name="Picture 8"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h and classpa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3790950"/>
                    </a:xfrm>
                    <a:prstGeom prst="rect">
                      <a:avLst/>
                    </a:prstGeom>
                    <a:noFill/>
                    <a:ln>
                      <a:noFill/>
                    </a:ln>
                  </pic:spPr>
                </pic:pic>
              </a:graphicData>
            </a:graphic>
          </wp:inline>
        </w:drawing>
      </w:r>
    </w:p>
    <w:p w:rsidR="00C25E25" w:rsidRDefault="00C25E25" w:rsidP="00C25E25">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again come back on Environment variable dilogbox and click on new. Now one box is open and write path variable as </w:t>
      </w:r>
      <w:r>
        <w:rPr>
          <w:rStyle w:val="Strong"/>
          <w:rFonts w:ascii="Arial" w:hAnsi="Arial" w:cs="Arial"/>
          <w:color w:val="000000"/>
          <w:sz w:val="21"/>
          <w:szCs w:val="21"/>
        </w:rPr>
        <w:t>'classpath'</w:t>
      </w:r>
      <w:r>
        <w:rPr>
          <w:rFonts w:ascii="Arial" w:hAnsi="Arial" w:cs="Arial"/>
          <w:color w:val="000000"/>
          <w:sz w:val="21"/>
          <w:szCs w:val="21"/>
        </w:rPr>
        <w:t> and for variable value paste all copied paths upto rt.jar. Put .; at the end. It (.) selects all the classes from lib folder.</w:t>
      </w:r>
    </w:p>
    <w:p w:rsidR="00C25E25" w:rsidRDefault="00C25E25" w:rsidP="00C25E25">
      <w:pPr>
        <w:rPr>
          <w:rFonts w:ascii="Times New Roman" w:hAnsi="Times New Roman" w:cs="Times New Roman"/>
          <w:sz w:val="24"/>
          <w:szCs w:val="24"/>
        </w:rPr>
      </w:pPr>
      <w:r>
        <w:rPr>
          <w:noProof/>
        </w:rPr>
        <w:lastRenderedPageBreak/>
        <w:drawing>
          <wp:inline distT="0" distB="0" distL="0" distR="0">
            <wp:extent cx="3790950" cy="3743325"/>
            <wp:effectExtent l="0" t="0" r="0" b="0"/>
            <wp:docPr id="3" name="Picture 3"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th and classp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3743325"/>
                    </a:xfrm>
                    <a:prstGeom prst="rect">
                      <a:avLst/>
                    </a:prstGeom>
                    <a:noFill/>
                    <a:ln>
                      <a:noFill/>
                    </a:ln>
                  </pic:spPr>
                </pic:pic>
              </a:graphicData>
            </a:graphic>
          </wp:inline>
        </w:drawing>
      </w:r>
      <w:r>
        <w:rPr>
          <w:noProof/>
        </w:rPr>
        <w:drawing>
          <wp:inline distT="0" distB="0" distL="0" distR="0">
            <wp:extent cx="5133975" cy="3143250"/>
            <wp:effectExtent l="0" t="0" r="0" b="0"/>
            <wp:docPr id="1" name="Picture 1"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h and classpa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3143250"/>
                    </a:xfrm>
                    <a:prstGeom prst="rect">
                      <a:avLst/>
                    </a:prstGeom>
                    <a:noFill/>
                    <a:ln>
                      <a:noFill/>
                    </a:ln>
                  </pic:spPr>
                </pic:pic>
              </a:graphicData>
            </a:graphic>
          </wp:inline>
        </w:drawing>
      </w:r>
    </w:p>
    <w:p w:rsidR="00C25E25" w:rsidRDefault="00C25E25" w:rsidP="00C25E25">
      <w:pPr>
        <w:pStyle w:val="NormalWeb"/>
        <w:spacing w:before="0" w:beforeAutospacing="0" w:after="0" w:afterAutospacing="0" w:line="432" w:lineRule="atLeast"/>
        <w:jc w:val="both"/>
        <w:rPr>
          <w:rFonts w:ascii="Arial" w:hAnsi="Arial" w:cs="Arial"/>
          <w:color w:val="000000"/>
          <w:sz w:val="21"/>
          <w:szCs w:val="21"/>
        </w:rPr>
      </w:pPr>
      <w:r>
        <w:rPr>
          <w:rFonts w:ascii="Arial" w:hAnsi="Arial" w:cs="Arial"/>
          <w:b/>
          <w:bCs/>
          <w:color w:val="0020FF"/>
          <w:sz w:val="21"/>
          <w:szCs w:val="21"/>
        </w:rPr>
        <w:t>Note: </w:t>
      </w:r>
      <w:r>
        <w:rPr>
          <w:rFonts w:ascii="Arial" w:hAnsi="Arial" w:cs="Arial"/>
          <w:color w:val="000000"/>
          <w:sz w:val="21"/>
          <w:szCs w:val="21"/>
        </w:rPr>
        <w:t>Finally after set classpath Restart your system, or you can re-open command prompt.</w:t>
      </w:r>
    </w:p>
    <w:p w:rsidR="00C25E25" w:rsidRDefault="00C25E25" w:rsidP="00647BA9"/>
    <w:p w:rsidR="00C25E25" w:rsidRDefault="00C25E25" w:rsidP="00647BA9"/>
    <w:p w:rsidR="00BE1395" w:rsidRDefault="00BE1395" w:rsidP="00647BA9"/>
    <w:p w:rsidR="00BE1395" w:rsidRDefault="00BE1395" w:rsidP="00647BA9"/>
    <w:p w:rsidR="00BE1395" w:rsidRDefault="00BE1395" w:rsidP="00647BA9"/>
    <w:p w:rsidR="00BE1395" w:rsidRDefault="00BE1395" w:rsidP="00647BA9"/>
    <w:p w:rsidR="00BE1395" w:rsidRDefault="00BE1395" w:rsidP="00647BA9"/>
    <w:p w:rsidR="00C25E25" w:rsidRDefault="00C25E25" w:rsidP="00647BA9"/>
    <w:p w:rsidR="00C25E25" w:rsidRDefault="00C25E25" w:rsidP="00647BA9"/>
    <w:p w:rsidR="00880655" w:rsidRDefault="00880655" w:rsidP="00880655">
      <w:pPr>
        <w:pStyle w:val="Heading1"/>
      </w:pPr>
      <w:r>
        <w:t>C++ vs Java</w:t>
      </w:r>
    </w:p>
    <w:p w:rsidR="00880655" w:rsidRDefault="00880655" w:rsidP="00880655">
      <w:pPr>
        <w:pStyle w:val="NormalWeb"/>
      </w:pPr>
      <w:r>
        <w:t>There are many differences and similarities between C++ programming language and Java. A list of top differences between C++ and Java are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3678"/>
        <w:gridCol w:w="5217"/>
      </w:tblGrid>
      <w:tr w:rsidR="00880655" w:rsidTr="00880655">
        <w:trPr>
          <w:tblCellSpacing w:w="15" w:type="dxa"/>
        </w:trPr>
        <w:tc>
          <w:tcPr>
            <w:tcW w:w="0" w:type="auto"/>
            <w:vAlign w:val="center"/>
            <w:hideMark/>
          </w:tcPr>
          <w:p w:rsidR="00880655" w:rsidRDefault="00880655">
            <w:pPr>
              <w:jc w:val="center"/>
              <w:rPr>
                <w:b/>
                <w:bCs/>
                <w:sz w:val="24"/>
                <w:szCs w:val="24"/>
              </w:rPr>
            </w:pPr>
            <w:r>
              <w:rPr>
                <w:b/>
                <w:bCs/>
              </w:rPr>
              <w:t>Comparison Index</w:t>
            </w:r>
          </w:p>
        </w:tc>
        <w:tc>
          <w:tcPr>
            <w:tcW w:w="0" w:type="auto"/>
            <w:vAlign w:val="center"/>
            <w:hideMark/>
          </w:tcPr>
          <w:p w:rsidR="00880655" w:rsidRDefault="00880655">
            <w:pPr>
              <w:jc w:val="center"/>
              <w:rPr>
                <w:b/>
                <w:bCs/>
                <w:sz w:val="24"/>
                <w:szCs w:val="24"/>
              </w:rPr>
            </w:pPr>
            <w:r>
              <w:rPr>
                <w:b/>
                <w:bCs/>
              </w:rPr>
              <w:t>C++</w:t>
            </w:r>
          </w:p>
        </w:tc>
        <w:tc>
          <w:tcPr>
            <w:tcW w:w="0" w:type="auto"/>
            <w:vAlign w:val="center"/>
            <w:hideMark/>
          </w:tcPr>
          <w:p w:rsidR="00880655" w:rsidRDefault="00880655">
            <w:pPr>
              <w:jc w:val="center"/>
              <w:rPr>
                <w:b/>
                <w:bCs/>
                <w:sz w:val="24"/>
                <w:szCs w:val="24"/>
              </w:rPr>
            </w:pPr>
            <w:r>
              <w:rPr>
                <w:b/>
                <w:bCs/>
              </w:rPr>
              <w:t>Java</w:t>
            </w:r>
          </w:p>
        </w:tc>
      </w:tr>
      <w:tr w:rsidR="00880655" w:rsidTr="00880655">
        <w:trPr>
          <w:tblCellSpacing w:w="15" w:type="dxa"/>
        </w:trPr>
        <w:tc>
          <w:tcPr>
            <w:tcW w:w="0" w:type="auto"/>
            <w:vAlign w:val="center"/>
            <w:hideMark/>
          </w:tcPr>
          <w:p w:rsidR="00880655" w:rsidRDefault="00880655">
            <w:pPr>
              <w:rPr>
                <w:sz w:val="24"/>
                <w:szCs w:val="24"/>
              </w:rPr>
            </w:pPr>
            <w:r>
              <w:t>Platform-independent</w:t>
            </w:r>
          </w:p>
        </w:tc>
        <w:tc>
          <w:tcPr>
            <w:tcW w:w="0" w:type="auto"/>
            <w:vAlign w:val="center"/>
            <w:hideMark/>
          </w:tcPr>
          <w:p w:rsidR="00880655" w:rsidRDefault="00880655">
            <w:pPr>
              <w:rPr>
                <w:sz w:val="24"/>
                <w:szCs w:val="24"/>
              </w:rPr>
            </w:pPr>
            <w:r>
              <w:t>C++ is platform-dependent.</w:t>
            </w:r>
          </w:p>
        </w:tc>
        <w:tc>
          <w:tcPr>
            <w:tcW w:w="0" w:type="auto"/>
            <w:vAlign w:val="center"/>
            <w:hideMark/>
          </w:tcPr>
          <w:p w:rsidR="00880655" w:rsidRDefault="00880655">
            <w:pPr>
              <w:rPr>
                <w:sz w:val="24"/>
                <w:szCs w:val="24"/>
              </w:rPr>
            </w:pPr>
            <w:r>
              <w:t>Java is platform-independent.</w:t>
            </w:r>
          </w:p>
        </w:tc>
      </w:tr>
      <w:tr w:rsidR="00880655" w:rsidTr="00880655">
        <w:trPr>
          <w:tblCellSpacing w:w="15" w:type="dxa"/>
        </w:trPr>
        <w:tc>
          <w:tcPr>
            <w:tcW w:w="0" w:type="auto"/>
            <w:vAlign w:val="center"/>
            <w:hideMark/>
          </w:tcPr>
          <w:p w:rsidR="00880655" w:rsidRDefault="00880655">
            <w:pPr>
              <w:rPr>
                <w:sz w:val="24"/>
                <w:szCs w:val="24"/>
              </w:rPr>
            </w:pPr>
            <w:r>
              <w:t>Mainly used for</w:t>
            </w:r>
          </w:p>
        </w:tc>
        <w:tc>
          <w:tcPr>
            <w:tcW w:w="0" w:type="auto"/>
            <w:vAlign w:val="center"/>
            <w:hideMark/>
          </w:tcPr>
          <w:p w:rsidR="00880655" w:rsidRDefault="00880655">
            <w:pPr>
              <w:rPr>
                <w:sz w:val="24"/>
                <w:szCs w:val="24"/>
              </w:rPr>
            </w:pPr>
            <w:r>
              <w:t>C++ is mainly used for system programming.</w:t>
            </w:r>
          </w:p>
        </w:tc>
        <w:tc>
          <w:tcPr>
            <w:tcW w:w="0" w:type="auto"/>
            <w:vAlign w:val="center"/>
            <w:hideMark/>
          </w:tcPr>
          <w:p w:rsidR="00880655" w:rsidRDefault="00880655">
            <w:pPr>
              <w:rPr>
                <w:sz w:val="24"/>
                <w:szCs w:val="24"/>
              </w:rPr>
            </w:pPr>
            <w:r>
              <w:t>Java is mainly used for application programming. It is widely used in window, web-based, enterprise and mobile applications.</w:t>
            </w:r>
          </w:p>
        </w:tc>
      </w:tr>
      <w:tr w:rsidR="00880655" w:rsidTr="00880655">
        <w:trPr>
          <w:tblCellSpacing w:w="15" w:type="dxa"/>
        </w:trPr>
        <w:tc>
          <w:tcPr>
            <w:tcW w:w="0" w:type="auto"/>
            <w:vAlign w:val="center"/>
            <w:hideMark/>
          </w:tcPr>
          <w:p w:rsidR="00880655" w:rsidRDefault="00880655">
            <w:pPr>
              <w:rPr>
                <w:sz w:val="24"/>
                <w:szCs w:val="24"/>
              </w:rPr>
            </w:pPr>
            <w:r>
              <w:t>Goto</w:t>
            </w:r>
          </w:p>
        </w:tc>
        <w:tc>
          <w:tcPr>
            <w:tcW w:w="0" w:type="auto"/>
            <w:vAlign w:val="center"/>
            <w:hideMark/>
          </w:tcPr>
          <w:p w:rsidR="00880655" w:rsidRDefault="00880655">
            <w:pPr>
              <w:rPr>
                <w:sz w:val="24"/>
                <w:szCs w:val="24"/>
              </w:rPr>
            </w:pPr>
            <w:r>
              <w:t>C++ supports goto statement.</w:t>
            </w:r>
          </w:p>
        </w:tc>
        <w:tc>
          <w:tcPr>
            <w:tcW w:w="0" w:type="auto"/>
            <w:vAlign w:val="center"/>
            <w:hideMark/>
          </w:tcPr>
          <w:p w:rsidR="00880655" w:rsidRDefault="00880655">
            <w:pPr>
              <w:rPr>
                <w:sz w:val="24"/>
                <w:szCs w:val="24"/>
              </w:rPr>
            </w:pPr>
            <w:r>
              <w:t>Java doesn't support goto statement.</w:t>
            </w:r>
          </w:p>
        </w:tc>
      </w:tr>
      <w:tr w:rsidR="00880655" w:rsidTr="00880655">
        <w:trPr>
          <w:tblCellSpacing w:w="15" w:type="dxa"/>
        </w:trPr>
        <w:tc>
          <w:tcPr>
            <w:tcW w:w="0" w:type="auto"/>
            <w:vAlign w:val="center"/>
            <w:hideMark/>
          </w:tcPr>
          <w:p w:rsidR="00880655" w:rsidRDefault="00880655">
            <w:pPr>
              <w:rPr>
                <w:sz w:val="24"/>
                <w:szCs w:val="24"/>
              </w:rPr>
            </w:pPr>
            <w:r>
              <w:t>Multiple inheritance</w:t>
            </w:r>
          </w:p>
        </w:tc>
        <w:tc>
          <w:tcPr>
            <w:tcW w:w="0" w:type="auto"/>
            <w:vAlign w:val="center"/>
            <w:hideMark/>
          </w:tcPr>
          <w:p w:rsidR="00880655" w:rsidRDefault="00880655">
            <w:pPr>
              <w:rPr>
                <w:sz w:val="24"/>
                <w:szCs w:val="24"/>
              </w:rPr>
            </w:pPr>
            <w:r>
              <w:t>C++ supports multiple inheritance.</w:t>
            </w:r>
          </w:p>
        </w:tc>
        <w:tc>
          <w:tcPr>
            <w:tcW w:w="0" w:type="auto"/>
            <w:vAlign w:val="center"/>
            <w:hideMark/>
          </w:tcPr>
          <w:p w:rsidR="00880655" w:rsidRDefault="00880655">
            <w:pPr>
              <w:rPr>
                <w:sz w:val="24"/>
                <w:szCs w:val="24"/>
              </w:rPr>
            </w:pPr>
            <w:r>
              <w:t>Java doesn't support multiple inheritance through class. It can be achieved by interfaces in java.</w:t>
            </w:r>
          </w:p>
        </w:tc>
      </w:tr>
      <w:tr w:rsidR="00880655" w:rsidTr="00880655">
        <w:trPr>
          <w:tblCellSpacing w:w="15" w:type="dxa"/>
        </w:trPr>
        <w:tc>
          <w:tcPr>
            <w:tcW w:w="0" w:type="auto"/>
            <w:vAlign w:val="center"/>
            <w:hideMark/>
          </w:tcPr>
          <w:p w:rsidR="00880655" w:rsidRDefault="00880655">
            <w:pPr>
              <w:rPr>
                <w:sz w:val="24"/>
                <w:szCs w:val="24"/>
              </w:rPr>
            </w:pPr>
            <w:r>
              <w:t>Operator Overloading</w:t>
            </w:r>
          </w:p>
        </w:tc>
        <w:tc>
          <w:tcPr>
            <w:tcW w:w="0" w:type="auto"/>
            <w:vAlign w:val="center"/>
            <w:hideMark/>
          </w:tcPr>
          <w:p w:rsidR="00880655" w:rsidRDefault="00880655">
            <w:pPr>
              <w:rPr>
                <w:sz w:val="24"/>
                <w:szCs w:val="24"/>
              </w:rPr>
            </w:pPr>
            <w:r>
              <w:t>C++ supports operator overloading.</w:t>
            </w:r>
          </w:p>
        </w:tc>
        <w:tc>
          <w:tcPr>
            <w:tcW w:w="0" w:type="auto"/>
            <w:vAlign w:val="center"/>
            <w:hideMark/>
          </w:tcPr>
          <w:p w:rsidR="00880655" w:rsidRDefault="00880655">
            <w:pPr>
              <w:rPr>
                <w:sz w:val="24"/>
                <w:szCs w:val="24"/>
              </w:rPr>
            </w:pPr>
            <w:r>
              <w:t>Java doesn't support operator overloading.</w:t>
            </w:r>
          </w:p>
        </w:tc>
      </w:tr>
      <w:tr w:rsidR="00880655" w:rsidTr="00880655">
        <w:trPr>
          <w:tblCellSpacing w:w="15" w:type="dxa"/>
        </w:trPr>
        <w:tc>
          <w:tcPr>
            <w:tcW w:w="0" w:type="auto"/>
            <w:vAlign w:val="center"/>
            <w:hideMark/>
          </w:tcPr>
          <w:p w:rsidR="00880655" w:rsidRDefault="00880655">
            <w:pPr>
              <w:rPr>
                <w:sz w:val="24"/>
                <w:szCs w:val="24"/>
              </w:rPr>
            </w:pPr>
            <w:r>
              <w:t>Pointers</w:t>
            </w:r>
          </w:p>
        </w:tc>
        <w:tc>
          <w:tcPr>
            <w:tcW w:w="0" w:type="auto"/>
            <w:vAlign w:val="center"/>
            <w:hideMark/>
          </w:tcPr>
          <w:p w:rsidR="00880655" w:rsidRDefault="00880655">
            <w:pPr>
              <w:rPr>
                <w:sz w:val="24"/>
                <w:szCs w:val="24"/>
              </w:rPr>
            </w:pPr>
            <w:r>
              <w:t>C++ supports pointers. You can write pointer program in C++.</w:t>
            </w:r>
          </w:p>
        </w:tc>
        <w:tc>
          <w:tcPr>
            <w:tcW w:w="0" w:type="auto"/>
            <w:vAlign w:val="center"/>
            <w:hideMark/>
          </w:tcPr>
          <w:p w:rsidR="00880655" w:rsidRDefault="00880655">
            <w:pPr>
              <w:rPr>
                <w:sz w:val="24"/>
                <w:szCs w:val="24"/>
              </w:rPr>
            </w:pPr>
            <w:r>
              <w:t>Java supports pointer internally. But you can't write the pointer program in java. It means java has restricted pointer support in java.</w:t>
            </w:r>
          </w:p>
        </w:tc>
      </w:tr>
      <w:tr w:rsidR="00880655" w:rsidTr="00880655">
        <w:trPr>
          <w:tblCellSpacing w:w="15" w:type="dxa"/>
        </w:trPr>
        <w:tc>
          <w:tcPr>
            <w:tcW w:w="0" w:type="auto"/>
            <w:vAlign w:val="center"/>
            <w:hideMark/>
          </w:tcPr>
          <w:p w:rsidR="00880655" w:rsidRDefault="00880655">
            <w:pPr>
              <w:rPr>
                <w:sz w:val="24"/>
                <w:szCs w:val="24"/>
              </w:rPr>
            </w:pPr>
            <w:r>
              <w:t>Compiler and Interpreter</w:t>
            </w:r>
          </w:p>
        </w:tc>
        <w:tc>
          <w:tcPr>
            <w:tcW w:w="0" w:type="auto"/>
            <w:vAlign w:val="center"/>
            <w:hideMark/>
          </w:tcPr>
          <w:p w:rsidR="00880655" w:rsidRDefault="00880655">
            <w:pPr>
              <w:rPr>
                <w:sz w:val="24"/>
                <w:szCs w:val="24"/>
              </w:rPr>
            </w:pPr>
            <w:r>
              <w:t>C++ uses compiler only.</w:t>
            </w:r>
          </w:p>
        </w:tc>
        <w:tc>
          <w:tcPr>
            <w:tcW w:w="0" w:type="auto"/>
            <w:vAlign w:val="center"/>
            <w:hideMark/>
          </w:tcPr>
          <w:p w:rsidR="00880655" w:rsidRDefault="00880655">
            <w:pPr>
              <w:rPr>
                <w:sz w:val="24"/>
                <w:szCs w:val="24"/>
              </w:rPr>
            </w:pPr>
            <w:r>
              <w:t>Java uses compiler and interpreter both.</w:t>
            </w:r>
          </w:p>
        </w:tc>
      </w:tr>
      <w:tr w:rsidR="00880655" w:rsidTr="00880655">
        <w:trPr>
          <w:tblCellSpacing w:w="15" w:type="dxa"/>
        </w:trPr>
        <w:tc>
          <w:tcPr>
            <w:tcW w:w="0" w:type="auto"/>
            <w:vAlign w:val="center"/>
            <w:hideMark/>
          </w:tcPr>
          <w:p w:rsidR="00880655" w:rsidRDefault="00880655">
            <w:pPr>
              <w:rPr>
                <w:sz w:val="24"/>
                <w:szCs w:val="24"/>
              </w:rPr>
            </w:pPr>
            <w:r>
              <w:t>Call by Value and Call by reference</w:t>
            </w:r>
          </w:p>
        </w:tc>
        <w:tc>
          <w:tcPr>
            <w:tcW w:w="0" w:type="auto"/>
            <w:vAlign w:val="center"/>
            <w:hideMark/>
          </w:tcPr>
          <w:p w:rsidR="00880655" w:rsidRDefault="00880655">
            <w:pPr>
              <w:rPr>
                <w:sz w:val="24"/>
                <w:szCs w:val="24"/>
              </w:rPr>
            </w:pPr>
            <w:r>
              <w:t>C++ supports both call by value and call by reference.</w:t>
            </w:r>
          </w:p>
        </w:tc>
        <w:tc>
          <w:tcPr>
            <w:tcW w:w="0" w:type="auto"/>
            <w:vAlign w:val="center"/>
            <w:hideMark/>
          </w:tcPr>
          <w:p w:rsidR="00880655" w:rsidRDefault="00880655">
            <w:pPr>
              <w:rPr>
                <w:sz w:val="24"/>
                <w:szCs w:val="24"/>
              </w:rPr>
            </w:pPr>
            <w:r>
              <w:t>Java supports call by value only. There is no call by reference in java.</w:t>
            </w:r>
          </w:p>
        </w:tc>
      </w:tr>
      <w:tr w:rsidR="00880655" w:rsidTr="00880655">
        <w:trPr>
          <w:tblCellSpacing w:w="15" w:type="dxa"/>
        </w:trPr>
        <w:tc>
          <w:tcPr>
            <w:tcW w:w="0" w:type="auto"/>
            <w:vAlign w:val="center"/>
            <w:hideMark/>
          </w:tcPr>
          <w:p w:rsidR="00880655" w:rsidRDefault="00880655">
            <w:pPr>
              <w:rPr>
                <w:sz w:val="24"/>
                <w:szCs w:val="24"/>
              </w:rPr>
            </w:pPr>
            <w:r>
              <w:t>Structure and Union</w:t>
            </w:r>
          </w:p>
        </w:tc>
        <w:tc>
          <w:tcPr>
            <w:tcW w:w="0" w:type="auto"/>
            <w:vAlign w:val="center"/>
            <w:hideMark/>
          </w:tcPr>
          <w:p w:rsidR="00880655" w:rsidRDefault="00880655">
            <w:pPr>
              <w:rPr>
                <w:sz w:val="24"/>
                <w:szCs w:val="24"/>
              </w:rPr>
            </w:pPr>
            <w:r>
              <w:t>C++ supports structures and unions.</w:t>
            </w:r>
          </w:p>
        </w:tc>
        <w:tc>
          <w:tcPr>
            <w:tcW w:w="0" w:type="auto"/>
            <w:vAlign w:val="center"/>
            <w:hideMark/>
          </w:tcPr>
          <w:p w:rsidR="00880655" w:rsidRDefault="00880655">
            <w:pPr>
              <w:rPr>
                <w:sz w:val="24"/>
                <w:szCs w:val="24"/>
              </w:rPr>
            </w:pPr>
            <w:r>
              <w:t>Java doesn't support structures and unions.</w:t>
            </w:r>
          </w:p>
        </w:tc>
      </w:tr>
      <w:tr w:rsidR="00880655" w:rsidTr="00880655">
        <w:trPr>
          <w:tblCellSpacing w:w="15" w:type="dxa"/>
        </w:trPr>
        <w:tc>
          <w:tcPr>
            <w:tcW w:w="0" w:type="auto"/>
            <w:vAlign w:val="center"/>
            <w:hideMark/>
          </w:tcPr>
          <w:p w:rsidR="00880655" w:rsidRDefault="00880655">
            <w:pPr>
              <w:rPr>
                <w:sz w:val="24"/>
                <w:szCs w:val="24"/>
              </w:rPr>
            </w:pPr>
            <w:r>
              <w:t>Thread Support</w:t>
            </w:r>
          </w:p>
        </w:tc>
        <w:tc>
          <w:tcPr>
            <w:tcW w:w="0" w:type="auto"/>
            <w:vAlign w:val="center"/>
            <w:hideMark/>
          </w:tcPr>
          <w:p w:rsidR="00880655" w:rsidRDefault="00880655">
            <w:pPr>
              <w:rPr>
                <w:sz w:val="24"/>
                <w:szCs w:val="24"/>
              </w:rPr>
            </w:pPr>
            <w:r>
              <w:t>C++ doesn't have built-in support for threads. It relies on third-party libraries for thread support.</w:t>
            </w:r>
          </w:p>
        </w:tc>
        <w:tc>
          <w:tcPr>
            <w:tcW w:w="0" w:type="auto"/>
            <w:vAlign w:val="center"/>
            <w:hideMark/>
          </w:tcPr>
          <w:p w:rsidR="00880655" w:rsidRDefault="00880655">
            <w:pPr>
              <w:rPr>
                <w:sz w:val="24"/>
                <w:szCs w:val="24"/>
              </w:rPr>
            </w:pPr>
            <w:r>
              <w:t>Java has built-in thread support.</w:t>
            </w:r>
          </w:p>
        </w:tc>
      </w:tr>
      <w:tr w:rsidR="00880655" w:rsidTr="00880655">
        <w:trPr>
          <w:tblCellSpacing w:w="15" w:type="dxa"/>
        </w:trPr>
        <w:tc>
          <w:tcPr>
            <w:tcW w:w="0" w:type="auto"/>
            <w:vAlign w:val="center"/>
            <w:hideMark/>
          </w:tcPr>
          <w:p w:rsidR="00880655" w:rsidRDefault="00880655">
            <w:pPr>
              <w:rPr>
                <w:sz w:val="24"/>
                <w:szCs w:val="24"/>
              </w:rPr>
            </w:pPr>
            <w:r>
              <w:t>Documentation comment</w:t>
            </w:r>
          </w:p>
        </w:tc>
        <w:tc>
          <w:tcPr>
            <w:tcW w:w="0" w:type="auto"/>
            <w:vAlign w:val="center"/>
            <w:hideMark/>
          </w:tcPr>
          <w:p w:rsidR="00880655" w:rsidRDefault="00880655">
            <w:pPr>
              <w:rPr>
                <w:sz w:val="24"/>
                <w:szCs w:val="24"/>
              </w:rPr>
            </w:pPr>
            <w:r>
              <w:t>C++ doesn't support documentation comment.</w:t>
            </w:r>
          </w:p>
        </w:tc>
        <w:tc>
          <w:tcPr>
            <w:tcW w:w="0" w:type="auto"/>
            <w:vAlign w:val="center"/>
            <w:hideMark/>
          </w:tcPr>
          <w:p w:rsidR="00880655" w:rsidRDefault="00880655">
            <w:pPr>
              <w:rPr>
                <w:sz w:val="24"/>
                <w:szCs w:val="24"/>
              </w:rPr>
            </w:pPr>
            <w:r>
              <w:t>Java supports documentation comment (/** ... */) to create documentation for java source code.</w:t>
            </w:r>
          </w:p>
        </w:tc>
      </w:tr>
      <w:tr w:rsidR="00880655" w:rsidTr="00880655">
        <w:trPr>
          <w:tblCellSpacing w:w="15" w:type="dxa"/>
        </w:trPr>
        <w:tc>
          <w:tcPr>
            <w:tcW w:w="0" w:type="auto"/>
            <w:vAlign w:val="center"/>
            <w:hideMark/>
          </w:tcPr>
          <w:p w:rsidR="00880655" w:rsidRDefault="00880655">
            <w:pPr>
              <w:rPr>
                <w:sz w:val="24"/>
                <w:szCs w:val="24"/>
              </w:rPr>
            </w:pPr>
            <w:r>
              <w:lastRenderedPageBreak/>
              <w:t>Virtual Keyword</w:t>
            </w:r>
          </w:p>
        </w:tc>
        <w:tc>
          <w:tcPr>
            <w:tcW w:w="0" w:type="auto"/>
            <w:vAlign w:val="center"/>
            <w:hideMark/>
          </w:tcPr>
          <w:p w:rsidR="00880655" w:rsidRDefault="00880655">
            <w:pPr>
              <w:rPr>
                <w:sz w:val="24"/>
                <w:szCs w:val="24"/>
              </w:rPr>
            </w:pPr>
            <w:r>
              <w:t>C++ supports virtual keyword so that we can decide whether or not override a function.</w:t>
            </w:r>
          </w:p>
        </w:tc>
        <w:tc>
          <w:tcPr>
            <w:tcW w:w="0" w:type="auto"/>
            <w:vAlign w:val="center"/>
            <w:hideMark/>
          </w:tcPr>
          <w:p w:rsidR="00880655" w:rsidRDefault="00880655">
            <w:pPr>
              <w:rPr>
                <w:sz w:val="24"/>
                <w:szCs w:val="24"/>
              </w:rPr>
            </w:pPr>
            <w:r>
              <w:t>Java has no virtual keyword. We can override all non-static methods by default. In other words, non-static methods are virtual by default.</w:t>
            </w:r>
          </w:p>
        </w:tc>
      </w:tr>
      <w:tr w:rsidR="00880655" w:rsidTr="00880655">
        <w:trPr>
          <w:tblCellSpacing w:w="15" w:type="dxa"/>
        </w:trPr>
        <w:tc>
          <w:tcPr>
            <w:tcW w:w="0" w:type="auto"/>
            <w:vAlign w:val="center"/>
            <w:hideMark/>
          </w:tcPr>
          <w:p w:rsidR="00880655" w:rsidRDefault="00880655">
            <w:pPr>
              <w:rPr>
                <w:sz w:val="24"/>
                <w:szCs w:val="24"/>
              </w:rPr>
            </w:pPr>
            <w:r>
              <w:t>unsigned right shift &gt;&gt;&gt;</w:t>
            </w:r>
          </w:p>
        </w:tc>
        <w:tc>
          <w:tcPr>
            <w:tcW w:w="0" w:type="auto"/>
            <w:vAlign w:val="center"/>
            <w:hideMark/>
          </w:tcPr>
          <w:p w:rsidR="00880655" w:rsidRDefault="00880655">
            <w:pPr>
              <w:rPr>
                <w:sz w:val="24"/>
                <w:szCs w:val="24"/>
              </w:rPr>
            </w:pPr>
            <w:r>
              <w:t>C++ doesn't support &gt;&gt;&gt; operator.</w:t>
            </w:r>
          </w:p>
        </w:tc>
        <w:tc>
          <w:tcPr>
            <w:tcW w:w="0" w:type="auto"/>
            <w:vAlign w:val="center"/>
            <w:hideMark/>
          </w:tcPr>
          <w:p w:rsidR="00880655" w:rsidRDefault="00880655">
            <w:pPr>
              <w:rPr>
                <w:sz w:val="24"/>
                <w:szCs w:val="24"/>
              </w:rPr>
            </w:pPr>
            <w:r>
              <w:t>Java supports unsigned right shift &gt;&gt;&gt; operator that fills zero at the top for the negative numbers. For positive numbers, it works same like &gt;&gt; operator.</w:t>
            </w:r>
          </w:p>
        </w:tc>
      </w:tr>
      <w:tr w:rsidR="00880655" w:rsidTr="00880655">
        <w:trPr>
          <w:tblCellSpacing w:w="15" w:type="dxa"/>
        </w:trPr>
        <w:tc>
          <w:tcPr>
            <w:tcW w:w="0" w:type="auto"/>
            <w:vAlign w:val="center"/>
            <w:hideMark/>
          </w:tcPr>
          <w:p w:rsidR="00880655" w:rsidRDefault="00880655">
            <w:pPr>
              <w:rPr>
                <w:sz w:val="24"/>
                <w:szCs w:val="24"/>
              </w:rPr>
            </w:pPr>
            <w:r>
              <w:t>Inheritance Tree</w:t>
            </w:r>
          </w:p>
        </w:tc>
        <w:tc>
          <w:tcPr>
            <w:tcW w:w="0" w:type="auto"/>
            <w:vAlign w:val="center"/>
            <w:hideMark/>
          </w:tcPr>
          <w:p w:rsidR="00880655" w:rsidRDefault="00880655">
            <w:pPr>
              <w:rPr>
                <w:sz w:val="24"/>
                <w:szCs w:val="24"/>
              </w:rPr>
            </w:pPr>
            <w:r>
              <w:t>C++ creates a new inheritance tree always.</w:t>
            </w:r>
          </w:p>
        </w:tc>
        <w:tc>
          <w:tcPr>
            <w:tcW w:w="0" w:type="auto"/>
            <w:vAlign w:val="center"/>
            <w:hideMark/>
          </w:tcPr>
          <w:p w:rsidR="00880655" w:rsidRDefault="00880655">
            <w:pPr>
              <w:rPr>
                <w:sz w:val="24"/>
                <w:szCs w:val="24"/>
              </w:rPr>
            </w:pPr>
            <w:r>
              <w:t>Java uses single inheritance tree always because all classes are the child of Object class in java. Object class is the root of inheritance tree in java.</w:t>
            </w:r>
          </w:p>
        </w:tc>
      </w:tr>
    </w:tbl>
    <w:p w:rsidR="00880655" w:rsidRDefault="00880655" w:rsidP="00647BA9"/>
    <w:p w:rsidR="00647BA9" w:rsidRDefault="00647BA9" w:rsidP="00647BA9">
      <w:pPr>
        <w:rPr>
          <w:b/>
          <w:sz w:val="28"/>
          <w:szCs w:val="28"/>
        </w:rPr>
      </w:pPr>
      <w:r w:rsidRPr="00647BA9">
        <w:rPr>
          <w:b/>
          <w:sz w:val="28"/>
          <w:szCs w:val="28"/>
        </w:rPr>
        <w:t>TYPES OF JAVA:</w:t>
      </w:r>
    </w:p>
    <w:p w:rsidR="00647BA9" w:rsidRDefault="00647BA9" w:rsidP="00647BA9">
      <w:r>
        <w:t>Core JAVA</w:t>
      </w:r>
    </w:p>
    <w:p w:rsidR="00647BA9" w:rsidRDefault="00647BA9" w:rsidP="00647BA9">
      <w:r>
        <w:t>J2SE</w:t>
      </w:r>
    </w:p>
    <w:p w:rsidR="00647BA9" w:rsidRDefault="00647BA9" w:rsidP="00647BA9">
      <w:r>
        <w:t>J2EE ( Enterprise Edition)</w:t>
      </w:r>
    </w:p>
    <w:p w:rsidR="00D90597" w:rsidRDefault="00D90597" w:rsidP="00647BA9"/>
    <w:p w:rsidR="00D90597" w:rsidRPr="00F70387" w:rsidRDefault="00F70387" w:rsidP="00647BA9">
      <w:pPr>
        <w:rPr>
          <w:b/>
        </w:rPr>
      </w:pPr>
      <w:r w:rsidRPr="00F70387">
        <w:rPr>
          <w:b/>
        </w:rPr>
        <w:t xml:space="preserve">SYNTAX: </w:t>
      </w:r>
      <w:r w:rsidR="00EE2146">
        <w:rPr>
          <w:b/>
        </w:rPr>
        <w:t>simple.java-----</w:t>
      </w:r>
      <w:r w:rsidR="00EE2146" w:rsidRPr="00EE2146">
        <w:rPr>
          <w:b/>
        </w:rPr>
        <w:sym w:font="Wingdings" w:char="F0E0"/>
      </w:r>
    </w:p>
    <w:p w:rsidR="00D90597" w:rsidRDefault="00D90597" w:rsidP="00D90597">
      <w:pPr>
        <w:shd w:val="clear" w:color="auto" w:fill="C4BC96" w:themeFill="background2" w:themeFillShade="BF"/>
      </w:pPr>
      <w:r>
        <w:t>Public class java{</w:t>
      </w:r>
    </w:p>
    <w:p w:rsidR="00D90597" w:rsidRDefault="00D90597" w:rsidP="00D90597">
      <w:pPr>
        <w:shd w:val="clear" w:color="auto" w:fill="C4BC96" w:themeFill="background2" w:themeFillShade="BF"/>
        <w:ind w:firstLine="720"/>
      </w:pPr>
      <w:r>
        <w:t>public static void main (String[] args){</w:t>
      </w:r>
    </w:p>
    <w:p w:rsidR="00D90597" w:rsidRDefault="00D90597" w:rsidP="00D90597">
      <w:pPr>
        <w:shd w:val="clear" w:color="auto" w:fill="C4BC96" w:themeFill="background2" w:themeFillShade="BF"/>
        <w:ind w:firstLine="720"/>
      </w:pPr>
      <w:r>
        <w:t>}</w:t>
      </w:r>
    </w:p>
    <w:p w:rsidR="00D90597" w:rsidRDefault="00D90597" w:rsidP="00D90597">
      <w:pPr>
        <w:shd w:val="clear" w:color="auto" w:fill="C4BC96" w:themeFill="background2" w:themeFillShade="BF"/>
      </w:pPr>
      <w:r>
        <w:t>}</w:t>
      </w:r>
    </w:p>
    <w:p w:rsidR="006154CA" w:rsidRPr="006154CA" w:rsidRDefault="006154CA" w:rsidP="00D90597">
      <w:pPr>
        <w:shd w:val="clear" w:color="auto" w:fill="C4BC96" w:themeFill="background2" w:themeFillShade="BF"/>
        <w:rPr>
          <w:b/>
        </w:rPr>
      </w:pPr>
      <w:r w:rsidRPr="006154CA">
        <w:rPr>
          <w:b/>
        </w:rPr>
        <w:t xml:space="preserve">Public – modifier </w:t>
      </w:r>
      <w:r w:rsidR="005C156F">
        <w:rPr>
          <w:b/>
        </w:rPr>
        <w:t xml:space="preserve"> | </w:t>
      </w:r>
      <w:r w:rsidRPr="006154CA">
        <w:rPr>
          <w:b/>
        </w:rPr>
        <w:t xml:space="preserve">class – keyword </w:t>
      </w:r>
      <w:r w:rsidR="005C156F">
        <w:rPr>
          <w:b/>
        </w:rPr>
        <w:t xml:space="preserve"> | </w:t>
      </w:r>
      <w:r w:rsidRPr="006154CA">
        <w:rPr>
          <w:b/>
        </w:rPr>
        <w:t xml:space="preserve"> java-classname</w:t>
      </w:r>
    </w:p>
    <w:p w:rsidR="00647BA9" w:rsidRPr="00626FF8" w:rsidRDefault="00626FF8" w:rsidP="00647BA9">
      <w:pPr>
        <w:rPr>
          <w:b/>
        </w:rPr>
      </w:pPr>
      <w:r w:rsidRPr="00626FF8">
        <w:rPr>
          <w:b/>
        </w:rPr>
        <w:t>Classname Naming Convention:</w:t>
      </w:r>
    </w:p>
    <w:p w:rsidR="00626FF8" w:rsidRDefault="00626FF8" w:rsidP="00626FF8">
      <w:pPr>
        <w:pStyle w:val="ListParagraph"/>
        <w:numPr>
          <w:ilvl w:val="0"/>
          <w:numId w:val="1"/>
        </w:numPr>
      </w:pPr>
      <w:r>
        <w:t>Class name should not starts with number , space, specialcharacters</w:t>
      </w:r>
    </w:p>
    <w:p w:rsidR="000260C7" w:rsidRDefault="000260C7" w:rsidP="000260C7">
      <w:pPr>
        <w:pStyle w:val="ListParagraph"/>
      </w:pPr>
    </w:p>
    <w:p w:rsidR="00626FF8" w:rsidRDefault="00626FF8" w:rsidP="00CC0CAA">
      <w:pPr>
        <w:pStyle w:val="ListParagraph"/>
        <w:shd w:val="clear" w:color="auto" w:fill="C4BC96" w:themeFill="background2" w:themeFillShade="BF"/>
        <w:ind w:left="0"/>
      </w:pPr>
      <w:r>
        <w:t>public static void main (String[] args){</w:t>
      </w:r>
    </w:p>
    <w:p w:rsidR="00626FF8" w:rsidRDefault="00626FF8" w:rsidP="00CC0CAA">
      <w:pPr>
        <w:pStyle w:val="ListParagraph"/>
        <w:shd w:val="clear" w:color="auto" w:fill="C4BC96" w:themeFill="background2" w:themeFillShade="BF"/>
        <w:ind w:left="0"/>
      </w:pPr>
      <w:r>
        <w:t>}</w:t>
      </w:r>
    </w:p>
    <w:p w:rsidR="005C156F" w:rsidRDefault="005C156F" w:rsidP="00CC0CAA">
      <w:pPr>
        <w:pStyle w:val="ListParagraph"/>
        <w:shd w:val="clear" w:color="auto" w:fill="C4BC96" w:themeFill="background2" w:themeFillShade="BF"/>
        <w:ind w:left="0"/>
      </w:pPr>
    </w:p>
    <w:p w:rsidR="00626FF8" w:rsidRDefault="00626FF8" w:rsidP="00CC0CAA">
      <w:pPr>
        <w:pStyle w:val="ListParagraph"/>
        <w:shd w:val="clear" w:color="auto" w:fill="C4BC96" w:themeFill="background2" w:themeFillShade="BF"/>
        <w:ind w:left="0"/>
        <w:rPr>
          <w:b/>
        </w:rPr>
      </w:pPr>
      <w:r w:rsidRPr="005C156F">
        <w:rPr>
          <w:b/>
        </w:rPr>
        <w:t xml:space="preserve">Public – modifier </w:t>
      </w:r>
      <w:r w:rsidR="005C156F">
        <w:rPr>
          <w:b/>
        </w:rPr>
        <w:t xml:space="preserve"> | </w:t>
      </w:r>
      <w:r w:rsidRPr="005C156F">
        <w:rPr>
          <w:b/>
        </w:rPr>
        <w:t>static – we can access the method without creating any object of that class</w:t>
      </w:r>
      <w:r w:rsidR="009A243C">
        <w:rPr>
          <w:b/>
        </w:rPr>
        <w:t xml:space="preserve"> because main execution starts from here</w:t>
      </w:r>
      <w:r w:rsidR="005C156F">
        <w:rPr>
          <w:b/>
        </w:rPr>
        <w:t xml:space="preserve"> | void – no return type | main- method,main execution start from here  | string[] args – pass the arguments of string array</w:t>
      </w:r>
    </w:p>
    <w:p w:rsidR="00425FC3" w:rsidRDefault="00425FC3" w:rsidP="00CC0CAA">
      <w:pPr>
        <w:pStyle w:val="ListParagraph"/>
        <w:shd w:val="clear" w:color="auto" w:fill="C4BC96" w:themeFill="background2" w:themeFillShade="BF"/>
        <w:ind w:left="0"/>
        <w:rPr>
          <w:b/>
        </w:rPr>
      </w:pPr>
    </w:p>
    <w:p w:rsidR="00425FC3" w:rsidRPr="005C156F" w:rsidRDefault="00425FC3" w:rsidP="00CC0CAA">
      <w:pPr>
        <w:pStyle w:val="ListParagraph"/>
        <w:shd w:val="clear" w:color="auto" w:fill="C4BC96" w:themeFill="background2" w:themeFillShade="BF"/>
        <w:ind w:left="0"/>
        <w:rPr>
          <w:b/>
        </w:rPr>
      </w:pPr>
      <w:r>
        <w:rPr>
          <w:b/>
        </w:rPr>
        <w:t xml:space="preserve">Program will not be execute  with this </w:t>
      </w:r>
    </w:p>
    <w:p w:rsidR="00425FC3" w:rsidRDefault="00B118CF" w:rsidP="00626FF8">
      <w:r>
        <w:t xml:space="preserve">JAVAC – JAVA </w:t>
      </w:r>
      <w:r w:rsidR="00425FC3">
        <w:t xml:space="preserve">COMPILER </w:t>
      </w:r>
    </w:p>
    <w:p w:rsidR="00F70387" w:rsidRDefault="00425FC3" w:rsidP="00626FF8">
      <w:r>
        <w:t>JVM -  Java Virtual Machine</w:t>
      </w:r>
    </w:p>
    <w:p w:rsidR="00F70387" w:rsidRDefault="00F70387" w:rsidP="00626FF8">
      <w:r>
        <w:lastRenderedPageBreak/>
        <w:t>Firstly java file compiled by the JAVA complier and create .class file, then .class file execute on JVM.</w:t>
      </w:r>
    </w:p>
    <w:p w:rsidR="008571F2" w:rsidRDefault="00F70387" w:rsidP="00626FF8">
      <w:r>
        <w:t>In Editor Ecllipse , program complie along with code and displays the error and when click on RUN, file directly run on JVM</w:t>
      </w:r>
      <w:r w:rsidR="008571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5"/>
        <w:gridCol w:w="1782"/>
      </w:tblGrid>
      <w:tr w:rsidR="00EE2146" w:rsidRPr="00EE2146" w:rsidTr="00EE2146">
        <w:trPr>
          <w:tblCellSpacing w:w="15" w:type="dxa"/>
        </w:trPr>
        <w:tc>
          <w:tcPr>
            <w:tcW w:w="0" w:type="auto"/>
            <w:vAlign w:val="center"/>
            <w:hideMark/>
          </w:tcPr>
          <w:p w:rsidR="00EE2146" w:rsidRPr="00EE2146" w:rsidRDefault="00EE2146" w:rsidP="00EE21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w:t>
            </w:r>
            <w:r w:rsidRPr="00EE2146">
              <w:rPr>
                <w:rFonts w:ascii="Times New Roman" w:eastAsia="Times New Roman" w:hAnsi="Times New Roman" w:cs="Times New Roman"/>
                <w:b/>
                <w:bCs/>
                <w:sz w:val="24"/>
                <w:szCs w:val="24"/>
              </w:rPr>
              <w:t>o compile:</w:t>
            </w:r>
          </w:p>
        </w:tc>
        <w:tc>
          <w:tcPr>
            <w:tcW w:w="0" w:type="auto"/>
            <w:vAlign w:val="center"/>
            <w:hideMark/>
          </w:tcPr>
          <w:p w:rsidR="00EE2146" w:rsidRPr="00EE2146" w:rsidRDefault="00EE2146" w:rsidP="00EE2146">
            <w:pPr>
              <w:spacing w:after="0" w:line="240" w:lineRule="auto"/>
              <w:rPr>
                <w:rFonts w:ascii="Times New Roman" w:eastAsia="Times New Roman" w:hAnsi="Times New Roman" w:cs="Times New Roman"/>
                <w:sz w:val="24"/>
                <w:szCs w:val="24"/>
              </w:rPr>
            </w:pPr>
            <w:r w:rsidRPr="00EE2146">
              <w:rPr>
                <w:rFonts w:ascii="Times New Roman" w:eastAsia="Times New Roman" w:hAnsi="Times New Roman" w:cs="Times New Roman"/>
                <w:sz w:val="24"/>
                <w:szCs w:val="24"/>
              </w:rPr>
              <w:t>javac Simple.java</w:t>
            </w:r>
          </w:p>
        </w:tc>
      </w:tr>
      <w:tr w:rsidR="00EE2146" w:rsidRPr="00EE2146" w:rsidTr="00EE2146">
        <w:trPr>
          <w:tblCellSpacing w:w="15" w:type="dxa"/>
        </w:trPr>
        <w:tc>
          <w:tcPr>
            <w:tcW w:w="0" w:type="auto"/>
            <w:vAlign w:val="center"/>
            <w:hideMark/>
          </w:tcPr>
          <w:p w:rsidR="00EE2146" w:rsidRPr="00EE2146" w:rsidRDefault="00EE2146" w:rsidP="00EE2146">
            <w:pPr>
              <w:spacing w:after="0" w:line="240" w:lineRule="auto"/>
              <w:rPr>
                <w:rFonts w:ascii="Times New Roman" w:eastAsia="Times New Roman" w:hAnsi="Times New Roman" w:cs="Times New Roman"/>
                <w:sz w:val="24"/>
                <w:szCs w:val="24"/>
              </w:rPr>
            </w:pPr>
            <w:r w:rsidRPr="00EE2146">
              <w:rPr>
                <w:rFonts w:ascii="Times New Roman" w:eastAsia="Times New Roman" w:hAnsi="Times New Roman" w:cs="Times New Roman"/>
                <w:b/>
                <w:bCs/>
                <w:sz w:val="24"/>
                <w:szCs w:val="24"/>
              </w:rPr>
              <w:t>To execute:</w:t>
            </w:r>
          </w:p>
        </w:tc>
        <w:tc>
          <w:tcPr>
            <w:tcW w:w="0" w:type="auto"/>
            <w:vAlign w:val="center"/>
            <w:hideMark/>
          </w:tcPr>
          <w:p w:rsidR="00EE2146" w:rsidRPr="00EE2146" w:rsidRDefault="00EE2146" w:rsidP="00EE2146">
            <w:pPr>
              <w:spacing w:after="0" w:line="240" w:lineRule="auto"/>
              <w:rPr>
                <w:rFonts w:ascii="Times New Roman" w:eastAsia="Times New Roman" w:hAnsi="Times New Roman" w:cs="Times New Roman"/>
                <w:sz w:val="24"/>
                <w:szCs w:val="24"/>
              </w:rPr>
            </w:pPr>
            <w:r w:rsidRPr="00EE2146">
              <w:rPr>
                <w:rFonts w:ascii="Times New Roman" w:eastAsia="Times New Roman" w:hAnsi="Times New Roman" w:cs="Times New Roman"/>
                <w:sz w:val="24"/>
                <w:szCs w:val="24"/>
              </w:rPr>
              <w:t>java Simple</w:t>
            </w:r>
          </w:p>
        </w:tc>
      </w:tr>
    </w:tbl>
    <w:p w:rsidR="008571F2" w:rsidRDefault="008571F2" w:rsidP="00626FF8"/>
    <w:p w:rsidR="00F70387" w:rsidRDefault="008571F2" w:rsidP="00626FF8">
      <w:r>
        <w:t xml:space="preserve">It creates  the .classpath file </w:t>
      </w:r>
      <w:r w:rsidR="00F70387">
        <w:t xml:space="preserve"> </w:t>
      </w:r>
      <w:r>
        <w:t>automatically when program execute.</w:t>
      </w:r>
      <w:r w:rsidR="00FA6EE4">
        <w:t xml:space="preserve"> And compile file save in bin folder</w:t>
      </w:r>
      <w:r w:rsidR="008073D9">
        <w:t>.</w:t>
      </w:r>
    </w:p>
    <w:p w:rsidR="00F77C1E" w:rsidRDefault="00F77C1E" w:rsidP="00626FF8"/>
    <w:p w:rsidR="00F77C1E" w:rsidRDefault="00F77C1E" w:rsidP="00F77C1E">
      <w:pPr>
        <w:pStyle w:val="Heading2"/>
      </w:pPr>
      <w:r>
        <w:t>Understanding first java program</w:t>
      </w:r>
    </w:p>
    <w:p w:rsidR="00F77C1E" w:rsidRDefault="00F77C1E" w:rsidP="00F77C1E">
      <w:pPr>
        <w:pStyle w:val="NormalWeb"/>
      </w:pPr>
      <w:r>
        <w:t>Let's see what is the meaning of class, public, static, void, main, String[], System.out.println().</w:t>
      </w:r>
    </w:p>
    <w:p w:rsidR="00F77C1E" w:rsidRDefault="00F77C1E" w:rsidP="00C75052">
      <w:pPr>
        <w:numPr>
          <w:ilvl w:val="0"/>
          <w:numId w:val="8"/>
        </w:numPr>
        <w:spacing w:before="100" w:beforeAutospacing="1" w:after="100" w:afterAutospacing="1" w:line="240" w:lineRule="auto"/>
      </w:pPr>
      <w:r>
        <w:rPr>
          <w:rStyle w:val="Strong"/>
        </w:rPr>
        <w:t>class</w:t>
      </w:r>
      <w:r>
        <w:t xml:space="preserve"> keyword is used to declare a class in java.</w:t>
      </w:r>
    </w:p>
    <w:p w:rsidR="00F77C1E" w:rsidRDefault="00F77C1E" w:rsidP="00C75052">
      <w:pPr>
        <w:numPr>
          <w:ilvl w:val="0"/>
          <w:numId w:val="8"/>
        </w:numPr>
        <w:spacing w:before="100" w:beforeAutospacing="1" w:after="100" w:afterAutospacing="1" w:line="240" w:lineRule="auto"/>
      </w:pPr>
      <w:r>
        <w:rPr>
          <w:rStyle w:val="Strong"/>
        </w:rPr>
        <w:t>public</w:t>
      </w:r>
      <w:r>
        <w:t xml:space="preserve"> keyword is an access modifier which represents visibility, it means it is visible to all.</w:t>
      </w:r>
    </w:p>
    <w:p w:rsidR="00F77C1E" w:rsidRDefault="00F77C1E" w:rsidP="00C75052">
      <w:pPr>
        <w:numPr>
          <w:ilvl w:val="0"/>
          <w:numId w:val="8"/>
        </w:numPr>
        <w:spacing w:before="100" w:beforeAutospacing="1" w:after="100" w:afterAutospacing="1" w:line="240" w:lineRule="auto"/>
      </w:pPr>
      <w:r>
        <w:rPr>
          <w:rStyle w:val="Strong"/>
        </w:rPr>
        <w:t>static</w:t>
      </w:r>
      <w:r>
        <w:t xml:space="preserve"> is a keyword, if we declare any method as static, it is known as static method. The core advantage of static method is that there is no need to create object to invoke the static method. The main method is executed by the JVM, so it doesn't require to create object to invoke the main method. So it saves memory.</w:t>
      </w:r>
    </w:p>
    <w:p w:rsidR="00F77C1E" w:rsidRDefault="00F77C1E" w:rsidP="00C75052">
      <w:pPr>
        <w:numPr>
          <w:ilvl w:val="0"/>
          <w:numId w:val="8"/>
        </w:numPr>
        <w:spacing w:before="100" w:beforeAutospacing="1" w:after="100" w:afterAutospacing="1" w:line="240" w:lineRule="auto"/>
      </w:pPr>
      <w:r>
        <w:rPr>
          <w:rStyle w:val="Strong"/>
        </w:rPr>
        <w:t>void</w:t>
      </w:r>
      <w:r>
        <w:t xml:space="preserve"> is the return type of the method, it means it doesn't return any value.</w:t>
      </w:r>
    </w:p>
    <w:p w:rsidR="00F77C1E" w:rsidRDefault="00F77C1E" w:rsidP="00C75052">
      <w:pPr>
        <w:numPr>
          <w:ilvl w:val="0"/>
          <w:numId w:val="8"/>
        </w:numPr>
        <w:spacing w:before="100" w:beforeAutospacing="1" w:after="100" w:afterAutospacing="1" w:line="240" w:lineRule="auto"/>
      </w:pPr>
      <w:r>
        <w:rPr>
          <w:rStyle w:val="Strong"/>
        </w:rPr>
        <w:t>main</w:t>
      </w:r>
      <w:r>
        <w:t xml:space="preserve"> represents startup of the program.</w:t>
      </w:r>
    </w:p>
    <w:p w:rsidR="00F77C1E" w:rsidRDefault="00F77C1E" w:rsidP="00C75052">
      <w:pPr>
        <w:numPr>
          <w:ilvl w:val="0"/>
          <w:numId w:val="8"/>
        </w:numPr>
        <w:spacing w:before="100" w:beforeAutospacing="1" w:after="100" w:afterAutospacing="1" w:line="240" w:lineRule="auto"/>
      </w:pPr>
      <w:r>
        <w:rPr>
          <w:rStyle w:val="Strong"/>
        </w:rPr>
        <w:t>String[] args</w:t>
      </w:r>
      <w:r>
        <w:t xml:space="preserve"> is used for command line argument. We will learn it later.</w:t>
      </w:r>
    </w:p>
    <w:p w:rsidR="00F77C1E" w:rsidRDefault="00F77C1E" w:rsidP="00C75052">
      <w:pPr>
        <w:numPr>
          <w:ilvl w:val="0"/>
          <w:numId w:val="8"/>
        </w:numPr>
        <w:spacing w:before="100" w:beforeAutospacing="1" w:after="100" w:afterAutospacing="1" w:line="240" w:lineRule="auto"/>
      </w:pPr>
      <w:r>
        <w:rPr>
          <w:rStyle w:val="Strong"/>
        </w:rPr>
        <w:t>System.out.println()</w:t>
      </w:r>
      <w:r>
        <w:t xml:space="preserve"> is used print statement. We will learn about the internal working of System.out.println statement later</w:t>
      </w:r>
    </w:p>
    <w:p w:rsidR="008073D9" w:rsidRPr="00F313ED" w:rsidRDefault="00F313ED" w:rsidP="00626FF8">
      <w:pPr>
        <w:rPr>
          <w:b/>
        </w:rPr>
      </w:pPr>
      <w:r w:rsidRPr="00F313ED">
        <w:rPr>
          <w:b/>
        </w:rPr>
        <w:t>WHY NEED PSVM ?</w:t>
      </w:r>
    </w:p>
    <w:p w:rsidR="008073D9" w:rsidRDefault="008073D9" w:rsidP="00626FF8">
      <w:r>
        <w:t>When file execute on JVM, firstly it finds the PSVM (public static void main) in file,if it doesnot find the PSVM in file, it will not execute any code.</w:t>
      </w:r>
      <w:r w:rsidR="00DE3FDC">
        <w:t>PSVM execute automatically.</w:t>
      </w:r>
    </w:p>
    <w:p w:rsidR="00F249CB" w:rsidRDefault="00F249CB" w:rsidP="00626FF8">
      <w:r>
        <w:t>Eg. If in one project have 100 classes, then atleast one class should have one PSVM to execute the file.</w:t>
      </w:r>
    </w:p>
    <w:p w:rsidR="00F249CB" w:rsidRDefault="00F249CB" w:rsidP="00626FF8">
      <w:r>
        <w:t>Its not necessary to write PSVM in each file.</w:t>
      </w:r>
    </w:p>
    <w:p w:rsidR="00404BF9" w:rsidRDefault="00404BF9" w:rsidP="00626FF8">
      <w:r>
        <w:t xml:space="preserve">To Print on Screen  -  System.out.println()  - for new </w:t>
      </w:r>
      <w:r w:rsidR="00CD766F">
        <w:t>line</w:t>
      </w:r>
      <w:r>
        <w:t>.</w:t>
      </w:r>
    </w:p>
    <w:p w:rsidR="00CD766F" w:rsidRDefault="00CD766F" w:rsidP="00CD766F">
      <w:pPr>
        <w:ind w:left="1440"/>
      </w:pPr>
      <w:r>
        <w:t xml:space="preserve">         System.out.print()   - in sam eline</w:t>
      </w:r>
    </w:p>
    <w:p w:rsidR="0056548D" w:rsidRDefault="0056548D" w:rsidP="0056548D">
      <w:pPr>
        <w:jc w:val="both"/>
      </w:pPr>
      <w:r>
        <w:t xml:space="preserve">Concatination in JAVA with ‘+’ </w:t>
      </w:r>
      <w:r w:rsidR="00E15F90">
        <w:t>.</w:t>
      </w:r>
    </w:p>
    <w:p w:rsidR="00E15F90" w:rsidRDefault="00CC0CAA" w:rsidP="0056548D">
      <w:pPr>
        <w:jc w:val="both"/>
      </w:pPr>
      <w:r w:rsidRPr="002B55A0">
        <w:rPr>
          <w:b/>
        </w:rPr>
        <w:t>COMMENTS</w:t>
      </w:r>
      <w:r>
        <w:t>: - Multiline Comment: ctrl+shift+/</w:t>
      </w:r>
      <w:r w:rsidR="00C30C66">
        <w:t xml:space="preserve"> (comment) | (uncomment – ctrl+shift+\)</w:t>
      </w:r>
    </w:p>
    <w:p w:rsidR="003E31B0" w:rsidRDefault="003E31B0" w:rsidP="0056548D">
      <w:pPr>
        <w:jc w:val="both"/>
      </w:pPr>
      <w:r>
        <w:tab/>
      </w:r>
      <w:r>
        <w:tab/>
        <w:t>Single Line – ctrl+/</w:t>
      </w:r>
      <w:r w:rsidR="00C30C66">
        <w:t xml:space="preserve"> (comment/uncomment)</w:t>
      </w:r>
    </w:p>
    <w:p w:rsidR="00F77C1E" w:rsidRDefault="00F77C1E" w:rsidP="002B55A0">
      <w:pPr>
        <w:jc w:val="both"/>
        <w:rPr>
          <w:b/>
        </w:rPr>
      </w:pPr>
    </w:p>
    <w:p w:rsidR="00F77C1E" w:rsidRDefault="00F77C1E" w:rsidP="00F77C1E">
      <w:pPr>
        <w:pStyle w:val="Heading2"/>
      </w:pPr>
      <w:r>
        <w:t>How many ways can we write a java program</w:t>
      </w:r>
    </w:p>
    <w:p w:rsidR="00F77C1E" w:rsidRDefault="00F77C1E" w:rsidP="00F77C1E">
      <w:pPr>
        <w:pStyle w:val="NormalWeb"/>
      </w:pPr>
      <w:r>
        <w:t>There are many ways to write a java program. The modifications that can be done in a java program are given below:</w:t>
      </w:r>
    </w:p>
    <w:p w:rsidR="00F77C1E" w:rsidRDefault="00F77C1E" w:rsidP="00F77C1E">
      <w:pPr>
        <w:pStyle w:val="NormalWeb"/>
      </w:pPr>
      <w:r>
        <w:rPr>
          <w:b/>
          <w:bCs/>
        </w:rPr>
        <w:lastRenderedPageBreak/>
        <w:t>1) By changing sequence of the modifiers, method prototype is not changed.</w:t>
      </w:r>
    </w:p>
    <w:p w:rsidR="00F77C1E" w:rsidRDefault="00F77C1E" w:rsidP="00F77C1E">
      <w:pPr>
        <w:pStyle w:val="NormalWeb"/>
      </w:pPr>
      <w:r>
        <w:t>Let's see the simple code of main method.</w:t>
      </w:r>
    </w:p>
    <w:p w:rsidR="00F77C1E" w:rsidRDefault="00F77C1E" w:rsidP="00C75052">
      <w:pPr>
        <w:numPr>
          <w:ilvl w:val="0"/>
          <w:numId w:val="9"/>
        </w:numPr>
        <w:spacing w:before="100" w:beforeAutospacing="1" w:after="100" w:afterAutospacing="1" w:line="240" w:lineRule="auto"/>
      </w:pPr>
      <w:r>
        <w:rPr>
          <w:rStyle w:val="keyword"/>
        </w:rPr>
        <w:t>static</w:t>
      </w:r>
      <w:r>
        <w:t> </w:t>
      </w:r>
      <w:r>
        <w:rPr>
          <w:rStyle w:val="keyword"/>
        </w:rPr>
        <w:t>public</w:t>
      </w:r>
      <w:r>
        <w:t> </w:t>
      </w:r>
      <w:r>
        <w:rPr>
          <w:rStyle w:val="keyword"/>
        </w:rPr>
        <w:t>void</w:t>
      </w:r>
      <w:r>
        <w:t> main(String args[])  </w:t>
      </w:r>
    </w:p>
    <w:p w:rsidR="00F77C1E" w:rsidRDefault="00F77C1E" w:rsidP="00F77C1E">
      <w:pPr>
        <w:pStyle w:val="NormalWeb"/>
      </w:pPr>
      <w:r>
        <w:rPr>
          <w:b/>
          <w:bCs/>
        </w:rPr>
        <w:t>2) subscript notation in java array can be used after type, before variable or after variable.</w:t>
      </w:r>
    </w:p>
    <w:p w:rsidR="00F77C1E" w:rsidRDefault="00F77C1E" w:rsidP="00F77C1E">
      <w:pPr>
        <w:pStyle w:val="NormalWeb"/>
      </w:pPr>
      <w:r>
        <w:t>Let's see the different codes to write the main method.</w:t>
      </w:r>
    </w:p>
    <w:p w:rsidR="00F77C1E" w:rsidRDefault="00F77C1E" w:rsidP="00C75052">
      <w:pPr>
        <w:numPr>
          <w:ilvl w:val="0"/>
          <w:numId w:val="10"/>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C75052">
      <w:pPr>
        <w:numPr>
          <w:ilvl w:val="0"/>
          <w:numId w:val="10"/>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C75052">
      <w:pPr>
        <w:numPr>
          <w:ilvl w:val="0"/>
          <w:numId w:val="10"/>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F77C1E">
      <w:pPr>
        <w:pStyle w:val="NormalWeb"/>
      </w:pPr>
      <w:r>
        <w:rPr>
          <w:b/>
          <w:bCs/>
        </w:rPr>
        <w:t>3) You can provide var-args support to main method by passing 3 ellipses (dots)</w:t>
      </w:r>
    </w:p>
    <w:p w:rsidR="00F77C1E" w:rsidRDefault="00F77C1E" w:rsidP="00F77C1E">
      <w:pPr>
        <w:pStyle w:val="NormalWeb"/>
      </w:pPr>
      <w:r>
        <w:t>Let's see the simple code of using var-args in main method. We will learn about var-args later in Java New Features chapter.</w:t>
      </w:r>
    </w:p>
    <w:p w:rsidR="00F77C1E" w:rsidRDefault="00F77C1E" w:rsidP="00C75052">
      <w:pPr>
        <w:numPr>
          <w:ilvl w:val="0"/>
          <w:numId w:val="11"/>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F77C1E">
      <w:pPr>
        <w:pStyle w:val="NormalWeb"/>
      </w:pPr>
      <w:r>
        <w:rPr>
          <w:b/>
          <w:bCs/>
        </w:rPr>
        <w:t>4) Having semicolon at the end of class in java is optional.</w:t>
      </w:r>
    </w:p>
    <w:p w:rsidR="00F77C1E" w:rsidRDefault="00F77C1E" w:rsidP="00F77C1E">
      <w:pPr>
        <w:pStyle w:val="NormalWeb"/>
      </w:pPr>
      <w:r>
        <w:t>Let's see the simple code.</w:t>
      </w:r>
    </w:p>
    <w:p w:rsidR="00F77C1E" w:rsidRDefault="00F77C1E" w:rsidP="00782E3A">
      <w:pPr>
        <w:shd w:val="clear" w:color="auto" w:fill="D6E3BC" w:themeFill="accent3" w:themeFillTint="66"/>
        <w:spacing w:before="100" w:beforeAutospacing="1" w:after="100" w:afterAutospacing="1" w:line="240" w:lineRule="auto"/>
        <w:ind w:left="360"/>
      </w:pPr>
      <w:r>
        <w:rPr>
          <w:rStyle w:val="keyword"/>
        </w:rPr>
        <w:t>class</w:t>
      </w:r>
      <w:r>
        <w:t> A{  </w:t>
      </w:r>
    </w:p>
    <w:p w:rsidR="00F77C1E" w:rsidRDefault="00F77C1E" w:rsidP="00782E3A">
      <w:pPr>
        <w:shd w:val="clear" w:color="auto" w:fill="D6E3BC" w:themeFill="accent3" w:themeFillTint="66"/>
        <w:spacing w:before="100" w:beforeAutospacing="1" w:after="100" w:afterAutospacing="1" w:line="240" w:lineRule="auto"/>
        <w:ind w:left="360"/>
      </w:pPr>
      <w:r>
        <w:rPr>
          <w:rStyle w:val="keyword"/>
        </w:rPr>
        <w:t>static</w:t>
      </w:r>
      <w:r>
        <w:t> </w:t>
      </w:r>
      <w:r>
        <w:rPr>
          <w:rStyle w:val="keyword"/>
        </w:rPr>
        <w:t>public</w:t>
      </w:r>
      <w:r>
        <w:t> </w:t>
      </w:r>
      <w:r>
        <w:rPr>
          <w:rStyle w:val="keyword"/>
        </w:rPr>
        <w:t>void</w:t>
      </w:r>
      <w:r>
        <w:t> main(String... args){  </w:t>
      </w:r>
    </w:p>
    <w:p w:rsidR="00F77C1E" w:rsidRDefault="00F77C1E" w:rsidP="00782E3A">
      <w:pPr>
        <w:shd w:val="clear" w:color="auto" w:fill="D6E3BC" w:themeFill="accent3" w:themeFillTint="66"/>
        <w:spacing w:before="100" w:beforeAutospacing="1" w:after="100" w:afterAutospacing="1" w:line="240" w:lineRule="auto"/>
        <w:ind w:left="360"/>
      </w:pPr>
      <w:r>
        <w:t>System.out.println(</w:t>
      </w:r>
      <w:r>
        <w:rPr>
          <w:rStyle w:val="string"/>
        </w:rPr>
        <w:t>"hello java4"</w:t>
      </w:r>
      <w:r>
        <w:t>);  </w:t>
      </w:r>
    </w:p>
    <w:p w:rsidR="00F77C1E" w:rsidRDefault="00F77C1E" w:rsidP="00782E3A">
      <w:pPr>
        <w:shd w:val="clear" w:color="auto" w:fill="D6E3BC" w:themeFill="accent3" w:themeFillTint="66"/>
        <w:spacing w:before="100" w:beforeAutospacing="1" w:after="100" w:afterAutospacing="1" w:line="240" w:lineRule="auto"/>
        <w:ind w:left="360"/>
      </w:pPr>
      <w:r>
        <w:t>}  </w:t>
      </w:r>
    </w:p>
    <w:p w:rsidR="00F77C1E" w:rsidRDefault="00F77C1E" w:rsidP="00782E3A">
      <w:pPr>
        <w:shd w:val="clear" w:color="auto" w:fill="D6E3BC" w:themeFill="accent3" w:themeFillTint="66"/>
        <w:spacing w:before="100" w:beforeAutospacing="1" w:after="100" w:afterAutospacing="1" w:line="240" w:lineRule="auto"/>
        <w:ind w:left="360"/>
      </w:pPr>
      <w:r>
        <w:t>};  </w:t>
      </w:r>
    </w:p>
    <w:p w:rsidR="00F77C1E" w:rsidRDefault="00F7208D" w:rsidP="00F77C1E">
      <w:pPr>
        <w:spacing w:after="0"/>
      </w:pPr>
      <w:r>
        <w:pict>
          <v:rect id="_x0000_i1034" style="width:0;height:1.5pt" o:hralign="center" o:hrstd="t" o:hr="t" fillcolor="#a0a0a0" stroked="f"/>
        </w:pict>
      </w:r>
    </w:p>
    <w:p w:rsidR="00F77C1E" w:rsidRDefault="00F77C1E" w:rsidP="00F77C1E">
      <w:pPr>
        <w:pStyle w:val="Heading2"/>
      </w:pPr>
      <w:r>
        <w:t>Valid java main method signature</w:t>
      </w:r>
    </w:p>
    <w:p w:rsidR="00F77C1E" w:rsidRDefault="00F77C1E" w:rsidP="00E41415">
      <w:pPr>
        <w:numPr>
          <w:ilvl w:val="0"/>
          <w:numId w:val="12"/>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E41415">
      <w:pPr>
        <w:numPr>
          <w:ilvl w:val="0"/>
          <w:numId w:val="12"/>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E41415">
      <w:pPr>
        <w:numPr>
          <w:ilvl w:val="0"/>
          <w:numId w:val="12"/>
        </w:numPr>
        <w:spacing w:before="100" w:beforeAutospacing="1" w:after="100" w:afterAutospacing="1" w:line="240" w:lineRule="auto"/>
      </w:pPr>
      <w:r>
        <w:rPr>
          <w:rStyle w:val="keyword"/>
        </w:rPr>
        <w:t>public</w:t>
      </w:r>
      <w:r>
        <w:t> </w:t>
      </w:r>
      <w:r>
        <w:rPr>
          <w:rStyle w:val="keyword"/>
        </w:rPr>
        <w:t>static</w:t>
      </w:r>
      <w:r>
        <w:t> </w:t>
      </w:r>
      <w:r>
        <w:rPr>
          <w:rStyle w:val="keyword"/>
        </w:rPr>
        <w:t>void</w:t>
      </w:r>
      <w:r>
        <w:t> main(String... args)  </w:t>
      </w:r>
    </w:p>
    <w:p w:rsidR="00F77C1E" w:rsidRDefault="00F77C1E" w:rsidP="00E41415">
      <w:pPr>
        <w:numPr>
          <w:ilvl w:val="0"/>
          <w:numId w:val="12"/>
        </w:numPr>
        <w:spacing w:before="100" w:beforeAutospacing="1" w:after="100" w:afterAutospacing="1" w:line="240" w:lineRule="auto"/>
      </w:pPr>
      <w:r>
        <w:rPr>
          <w:rStyle w:val="keyword"/>
        </w:rPr>
        <w:t>static</w:t>
      </w:r>
      <w:r>
        <w:t> </w:t>
      </w:r>
      <w:r>
        <w:rPr>
          <w:rStyle w:val="keyword"/>
        </w:rPr>
        <w:t>public</w:t>
      </w:r>
      <w:r>
        <w:t> </w:t>
      </w:r>
      <w:r>
        <w:rPr>
          <w:rStyle w:val="keyword"/>
        </w:rPr>
        <w:t>void</w:t>
      </w:r>
      <w:r>
        <w:t> main(String[] args)  </w:t>
      </w:r>
    </w:p>
    <w:p w:rsidR="00F77C1E" w:rsidRDefault="00F77C1E" w:rsidP="00E41415">
      <w:pPr>
        <w:numPr>
          <w:ilvl w:val="0"/>
          <w:numId w:val="12"/>
        </w:numPr>
        <w:spacing w:before="100" w:beforeAutospacing="1" w:after="100" w:afterAutospacing="1" w:line="240" w:lineRule="auto"/>
      </w:pPr>
      <w:r>
        <w:rPr>
          <w:rStyle w:val="keyword"/>
        </w:rPr>
        <w:t>public</w:t>
      </w:r>
      <w:r>
        <w:t> </w:t>
      </w:r>
      <w:r>
        <w:rPr>
          <w:rStyle w:val="keyword"/>
        </w:rPr>
        <w:t>static</w:t>
      </w:r>
      <w:r>
        <w:t> </w:t>
      </w:r>
      <w:r>
        <w:rPr>
          <w:rStyle w:val="keyword"/>
        </w:rPr>
        <w:t>final</w:t>
      </w:r>
      <w:r>
        <w:t> </w:t>
      </w:r>
      <w:r>
        <w:rPr>
          <w:rStyle w:val="keyword"/>
        </w:rPr>
        <w:t>void</w:t>
      </w:r>
      <w:r>
        <w:t> main(String[] args)  </w:t>
      </w:r>
    </w:p>
    <w:p w:rsidR="00F77C1E" w:rsidRDefault="00F77C1E" w:rsidP="00E41415">
      <w:pPr>
        <w:numPr>
          <w:ilvl w:val="0"/>
          <w:numId w:val="12"/>
        </w:numPr>
        <w:spacing w:before="100" w:beforeAutospacing="1" w:after="100" w:afterAutospacing="1" w:line="240" w:lineRule="auto"/>
      </w:pPr>
      <w:r>
        <w:rPr>
          <w:rStyle w:val="keyword"/>
        </w:rPr>
        <w:t>final</w:t>
      </w:r>
      <w:r>
        <w:t> </w:t>
      </w:r>
      <w:r>
        <w:rPr>
          <w:rStyle w:val="keyword"/>
        </w:rPr>
        <w:t>public</w:t>
      </w:r>
      <w:r>
        <w:t> </w:t>
      </w:r>
      <w:r>
        <w:rPr>
          <w:rStyle w:val="keyword"/>
        </w:rPr>
        <w:t>static</w:t>
      </w:r>
      <w:r>
        <w:t> </w:t>
      </w:r>
      <w:r>
        <w:rPr>
          <w:rStyle w:val="keyword"/>
        </w:rPr>
        <w:t>void</w:t>
      </w:r>
      <w:r>
        <w:t> main(String[] args)  </w:t>
      </w:r>
    </w:p>
    <w:p w:rsidR="00F77C1E" w:rsidRDefault="00F77C1E" w:rsidP="00E41415">
      <w:pPr>
        <w:numPr>
          <w:ilvl w:val="0"/>
          <w:numId w:val="12"/>
        </w:numPr>
        <w:spacing w:before="100" w:beforeAutospacing="1" w:after="100" w:afterAutospacing="1" w:line="240" w:lineRule="auto"/>
      </w:pPr>
      <w:r>
        <w:rPr>
          <w:rStyle w:val="keyword"/>
        </w:rPr>
        <w:t>final</w:t>
      </w:r>
      <w:r>
        <w:t> </w:t>
      </w:r>
      <w:r>
        <w:rPr>
          <w:rStyle w:val="keyword"/>
        </w:rPr>
        <w:t>strictfp</w:t>
      </w:r>
      <w:r>
        <w:t> </w:t>
      </w:r>
      <w:r>
        <w:rPr>
          <w:rStyle w:val="keyword"/>
        </w:rPr>
        <w:t>public</w:t>
      </w:r>
      <w:r>
        <w:t> </w:t>
      </w:r>
      <w:r>
        <w:rPr>
          <w:rStyle w:val="keyword"/>
        </w:rPr>
        <w:t>static</w:t>
      </w:r>
      <w:r>
        <w:t> </w:t>
      </w:r>
      <w:r>
        <w:rPr>
          <w:rStyle w:val="keyword"/>
        </w:rPr>
        <w:t>void</w:t>
      </w:r>
      <w:r>
        <w:t> main(String[] args)  </w:t>
      </w:r>
    </w:p>
    <w:p w:rsidR="00F77C1E" w:rsidRDefault="00F7208D" w:rsidP="00F77C1E">
      <w:pPr>
        <w:spacing w:after="0"/>
      </w:pPr>
      <w:r>
        <w:pict>
          <v:rect id="_x0000_i1035" style="width:0;height:1.5pt" o:hralign="center" o:hrstd="t" o:hr="t" fillcolor="#a0a0a0" stroked="f"/>
        </w:pict>
      </w:r>
    </w:p>
    <w:p w:rsidR="00F77C1E" w:rsidRDefault="00F77C1E" w:rsidP="00F77C1E">
      <w:pPr>
        <w:pStyle w:val="Heading2"/>
      </w:pPr>
      <w:r>
        <w:t>Invalid java main method signature</w:t>
      </w:r>
    </w:p>
    <w:p w:rsidR="00F77C1E" w:rsidRDefault="00F77C1E" w:rsidP="00E41415">
      <w:pPr>
        <w:numPr>
          <w:ilvl w:val="0"/>
          <w:numId w:val="13"/>
        </w:numPr>
        <w:spacing w:before="100" w:beforeAutospacing="1" w:after="100" w:afterAutospacing="1" w:line="240" w:lineRule="auto"/>
      </w:pPr>
      <w:r>
        <w:rPr>
          <w:rStyle w:val="keyword"/>
        </w:rPr>
        <w:t>public</w:t>
      </w:r>
      <w:r>
        <w:t> </w:t>
      </w:r>
      <w:r>
        <w:rPr>
          <w:rStyle w:val="keyword"/>
        </w:rPr>
        <w:t>void</w:t>
      </w:r>
      <w:r>
        <w:t> main(String[] args)  </w:t>
      </w:r>
    </w:p>
    <w:p w:rsidR="00F77C1E" w:rsidRDefault="00F77C1E" w:rsidP="00E41415">
      <w:pPr>
        <w:numPr>
          <w:ilvl w:val="0"/>
          <w:numId w:val="13"/>
        </w:numPr>
        <w:spacing w:before="100" w:beforeAutospacing="1" w:after="100" w:afterAutospacing="1" w:line="240" w:lineRule="auto"/>
      </w:pPr>
      <w:r>
        <w:rPr>
          <w:rStyle w:val="keyword"/>
        </w:rPr>
        <w:lastRenderedPageBreak/>
        <w:t>static</w:t>
      </w:r>
      <w:r>
        <w:t> </w:t>
      </w:r>
      <w:r>
        <w:rPr>
          <w:rStyle w:val="keyword"/>
        </w:rPr>
        <w:t>void</w:t>
      </w:r>
      <w:r>
        <w:t> main(String[] args)  </w:t>
      </w:r>
    </w:p>
    <w:p w:rsidR="00F77C1E" w:rsidRDefault="00F77C1E" w:rsidP="00E41415">
      <w:pPr>
        <w:numPr>
          <w:ilvl w:val="0"/>
          <w:numId w:val="13"/>
        </w:numPr>
        <w:spacing w:before="100" w:beforeAutospacing="1" w:after="100" w:afterAutospacing="1" w:line="240" w:lineRule="auto"/>
      </w:pPr>
      <w:r>
        <w:rPr>
          <w:rStyle w:val="keyword"/>
        </w:rPr>
        <w:t>public</w:t>
      </w:r>
      <w:r>
        <w:t> </w:t>
      </w:r>
      <w:r>
        <w:rPr>
          <w:rStyle w:val="keyword"/>
        </w:rPr>
        <w:t>void</w:t>
      </w:r>
      <w:r>
        <w:t> </w:t>
      </w:r>
      <w:r>
        <w:rPr>
          <w:rStyle w:val="keyword"/>
        </w:rPr>
        <w:t>static</w:t>
      </w:r>
      <w:r>
        <w:t> main(String[] args)  </w:t>
      </w:r>
    </w:p>
    <w:p w:rsidR="00F77C1E" w:rsidRDefault="00F77C1E" w:rsidP="00E41415">
      <w:pPr>
        <w:numPr>
          <w:ilvl w:val="0"/>
          <w:numId w:val="13"/>
        </w:numPr>
        <w:spacing w:before="100" w:beforeAutospacing="1" w:after="100" w:afterAutospacing="1" w:line="240" w:lineRule="auto"/>
      </w:pPr>
      <w:r>
        <w:rPr>
          <w:rStyle w:val="keyword"/>
        </w:rPr>
        <w:t>abstract</w:t>
      </w:r>
      <w:r>
        <w:t> </w:t>
      </w:r>
      <w:r>
        <w:rPr>
          <w:rStyle w:val="keyword"/>
        </w:rPr>
        <w:t>public</w:t>
      </w:r>
      <w:r>
        <w:t> </w:t>
      </w:r>
      <w:r>
        <w:rPr>
          <w:rStyle w:val="keyword"/>
        </w:rPr>
        <w:t>static</w:t>
      </w:r>
      <w:r>
        <w:t> </w:t>
      </w:r>
      <w:r>
        <w:rPr>
          <w:rStyle w:val="keyword"/>
        </w:rPr>
        <w:t>void</w:t>
      </w:r>
      <w:r>
        <w:t> main(String[] args)  </w:t>
      </w:r>
    </w:p>
    <w:p w:rsidR="00F77C1E" w:rsidRDefault="00F77C1E" w:rsidP="002B55A0">
      <w:pPr>
        <w:jc w:val="both"/>
        <w:rPr>
          <w:b/>
        </w:rPr>
      </w:pPr>
    </w:p>
    <w:p w:rsidR="00954C09" w:rsidRDefault="00954C09" w:rsidP="00954C09">
      <w:pPr>
        <w:pStyle w:val="Heading1"/>
      </w:pPr>
      <w:r>
        <w:t>Internal Details of Hello Java Program</w:t>
      </w:r>
    </w:p>
    <w:p w:rsidR="00F77C1E" w:rsidRDefault="00F77C1E" w:rsidP="002B55A0">
      <w:pPr>
        <w:jc w:val="both"/>
        <w:rPr>
          <w:b/>
        </w:rPr>
      </w:pPr>
    </w:p>
    <w:p w:rsidR="00954C09" w:rsidRDefault="00954C09" w:rsidP="00954C09">
      <w:pPr>
        <w:pStyle w:val="Heading2"/>
      </w:pPr>
      <w:r>
        <w:t>What happens at compile time?</w:t>
      </w:r>
    </w:p>
    <w:p w:rsidR="00954C09" w:rsidRDefault="00954C09" w:rsidP="002B55A0">
      <w:pPr>
        <w:jc w:val="both"/>
      </w:pPr>
      <w:r>
        <w:t>At compile time, java file is compiled by Java Compiler (It does not interact with OS) and converts the java code into bytecode.</w:t>
      </w:r>
    </w:p>
    <w:p w:rsidR="00954C09" w:rsidRDefault="00954C09" w:rsidP="002B55A0">
      <w:pPr>
        <w:jc w:val="both"/>
        <w:rPr>
          <w:b/>
        </w:rPr>
      </w:pPr>
      <w:r>
        <w:rPr>
          <w:noProof/>
        </w:rPr>
        <w:drawing>
          <wp:inline distT="0" distB="0" distL="0" distR="0" wp14:anchorId="7127AC3D" wp14:editId="1A07A1A4">
            <wp:extent cx="6143625" cy="1971675"/>
            <wp:effectExtent l="0" t="0" r="0" b="0"/>
            <wp:docPr id="7" name="Picture 7"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ilation of simple java pro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1971675"/>
                    </a:xfrm>
                    <a:prstGeom prst="rect">
                      <a:avLst/>
                    </a:prstGeom>
                    <a:noFill/>
                    <a:ln>
                      <a:noFill/>
                    </a:ln>
                  </pic:spPr>
                </pic:pic>
              </a:graphicData>
            </a:graphic>
          </wp:inline>
        </w:drawing>
      </w:r>
    </w:p>
    <w:p w:rsidR="00954C09" w:rsidRDefault="00954C09" w:rsidP="00954C09">
      <w:pPr>
        <w:pStyle w:val="Heading2"/>
      </w:pPr>
      <w:r>
        <w:t>What happens at runtime?</w:t>
      </w:r>
    </w:p>
    <w:p w:rsidR="00954C09" w:rsidRDefault="00954C09" w:rsidP="00954C09">
      <w:r>
        <w:t>At runtime, following steps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46"/>
      </w:tblGrid>
      <w:tr w:rsidR="00954C09" w:rsidRPr="00954C09" w:rsidTr="00954C09">
        <w:trPr>
          <w:tblCellSpacing w:w="15" w:type="dxa"/>
        </w:trPr>
        <w:tc>
          <w:tcPr>
            <w:tcW w:w="0" w:type="auto"/>
            <w:vAlign w:val="center"/>
            <w:hideMark/>
          </w:tcPr>
          <w:p w:rsidR="00954C09" w:rsidRPr="00954C09" w:rsidRDefault="00954C09" w:rsidP="00954C09">
            <w:pPr>
              <w:spacing w:after="0" w:line="240" w:lineRule="auto"/>
              <w:rPr>
                <w:rFonts w:ascii="Times New Roman" w:eastAsia="Times New Roman" w:hAnsi="Times New Roman" w:cs="Times New Roman"/>
                <w:sz w:val="24"/>
                <w:szCs w:val="24"/>
              </w:rPr>
            </w:pPr>
            <w:r w:rsidRPr="00954C09">
              <w:rPr>
                <w:rFonts w:ascii="Times New Roman" w:eastAsia="Times New Roman" w:hAnsi="Times New Roman" w:cs="Times New Roman"/>
                <w:b/>
                <w:bCs/>
                <w:sz w:val="24"/>
                <w:szCs w:val="24"/>
              </w:rPr>
              <w:t xml:space="preserve">Classloader: </w:t>
            </w:r>
            <w:r w:rsidRPr="00954C09">
              <w:rPr>
                <w:rFonts w:ascii="Times New Roman" w:eastAsia="Times New Roman" w:hAnsi="Times New Roman" w:cs="Times New Roman"/>
                <w:sz w:val="24"/>
                <w:szCs w:val="24"/>
              </w:rPr>
              <w:t>is the subsystem of JVM that is used to load class files.</w:t>
            </w:r>
          </w:p>
        </w:tc>
      </w:tr>
      <w:tr w:rsidR="00954C09" w:rsidRPr="00954C09" w:rsidTr="00954C09">
        <w:trPr>
          <w:tblCellSpacing w:w="15" w:type="dxa"/>
        </w:trPr>
        <w:tc>
          <w:tcPr>
            <w:tcW w:w="0" w:type="auto"/>
            <w:vAlign w:val="center"/>
            <w:hideMark/>
          </w:tcPr>
          <w:p w:rsidR="00954C09" w:rsidRPr="00954C09" w:rsidRDefault="00954C09" w:rsidP="00954C09">
            <w:pPr>
              <w:spacing w:after="0" w:line="240" w:lineRule="auto"/>
              <w:rPr>
                <w:rFonts w:ascii="Times New Roman" w:eastAsia="Times New Roman" w:hAnsi="Times New Roman" w:cs="Times New Roman"/>
                <w:sz w:val="24"/>
                <w:szCs w:val="24"/>
              </w:rPr>
            </w:pPr>
            <w:r w:rsidRPr="00954C09">
              <w:rPr>
                <w:rFonts w:ascii="Times New Roman" w:eastAsia="Times New Roman" w:hAnsi="Times New Roman" w:cs="Times New Roman"/>
                <w:b/>
                <w:bCs/>
                <w:sz w:val="24"/>
                <w:szCs w:val="24"/>
              </w:rPr>
              <w:t xml:space="preserve">Bytecode Verifier: </w:t>
            </w:r>
            <w:r w:rsidRPr="00954C09">
              <w:rPr>
                <w:rFonts w:ascii="Times New Roman" w:eastAsia="Times New Roman" w:hAnsi="Times New Roman" w:cs="Times New Roman"/>
                <w:sz w:val="24"/>
                <w:szCs w:val="24"/>
              </w:rPr>
              <w:t>checks the code fragments for illegal code that can violate access right to objects.</w:t>
            </w:r>
          </w:p>
        </w:tc>
      </w:tr>
      <w:tr w:rsidR="00954C09" w:rsidRPr="00954C09" w:rsidTr="00954C09">
        <w:trPr>
          <w:tblCellSpacing w:w="15" w:type="dxa"/>
        </w:trPr>
        <w:tc>
          <w:tcPr>
            <w:tcW w:w="0" w:type="auto"/>
            <w:vAlign w:val="center"/>
            <w:hideMark/>
          </w:tcPr>
          <w:p w:rsidR="00954C09" w:rsidRPr="00954C09" w:rsidRDefault="00954C09" w:rsidP="00954C09">
            <w:pPr>
              <w:spacing w:after="0" w:line="240" w:lineRule="auto"/>
              <w:rPr>
                <w:rFonts w:ascii="Times New Roman" w:eastAsia="Times New Roman" w:hAnsi="Times New Roman" w:cs="Times New Roman"/>
                <w:sz w:val="24"/>
                <w:szCs w:val="24"/>
              </w:rPr>
            </w:pPr>
            <w:r w:rsidRPr="00954C09">
              <w:rPr>
                <w:rFonts w:ascii="Times New Roman" w:eastAsia="Times New Roman" w:hAnsi="Times New Roman" w:cs="Times New Roman"/>
                <w:b/>
                <w:bCs/>
                <w:sz w:val="24"/>
                <w:szCs w:val="24"/>
              </w:rPr>
              <w:t xml:space="preserve">Interpreter: </w:t>
            </w:r>
            <w:r w:rsidRPr="00954C09">
              <w:rPr>
                <w:rFonts w:ascii="Times New Roman" w:eastAsia="Times New Roman" w:hAnsi="Times New Roman" w:cs="Times New Roman"/>
                <w:sz w:val="24"/>
                <w:szCs w:val="24"/>
              </w:rPr>
              <w:t>read bytecode stream then execute the instructions.</w:t>
            </w:r>
          </w:p>
        </w:tc>
      </w:tr>
    </w:tbl>
    <w:p w:rsidR="00954C09" w:rsidRPr="00954C09" w:rsidRDefault="00954C09" w:rsidP="00954C09"/>
    <w:p w:rsidR="00954C09" w:rsidRDefault="00AB63A3" w:rsidP="00AB63A3">
      <w:pPr>
        <w:jc w:val="center"/>
        <w:rPr>
          <w:vanish/>
        </w:rPr>
      </w:pPr>
      <w:r>
        <w:rPr>
          <w:noProof/>
        </w:rPr>
        <w:lastRenderedPageBreak/>
        <w:drawing>
          <wp:inline distT="0" distB="0" distL="0" distR="0" wp14:anchorId="31D0BF42" wp14:editId="30462709">
            <wp:extent cx="4876800" cy="3448050"/>
            <wp:effectExtent l="0" t="0" r="0" b="0"/>
            <wp:docPr id="9" name="Picture 9"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hat happens at runtime when simple java program ru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448050"/>
                    </a:xfrm>
                    <a:prstGeom prst="rect">
                      <a:avLst/>
                    </a:prstGeom>
                    <a:noFill/>
                    <a:ln>
                      <a:noFill/>
                    </a:ln>
                  </pic:spPr>
                </pic:pic>
              </a:graphicData>
            </a:graphic>
          </wp:inline>
        </w:drawing>
      </w:r>
    </w:p>
    <w:p w:rsidR="00AB63A3" w:rsidRDefault="00AB63A3" w:rsidP="00AB63A3">
      <w:pPr>
        <w:pStyle w:val="Heading3"/>
        <w:rPr>
          <w:rFonts w:asciiTheme="minorHAnsi" w:eastAsiaTheme="minorHAnsi" w:hAnsiTheme="minorHAnsi" w:cstheme="minorBidi"/>
          <w:bCs w:val="0"/>
          <w:sz w:val="22"/>
          <w:szCs w:val="22"/>
        </w:rPr>
      </w:pPr>
    </w:p>
    <w:p w:rsidR="00AB63A3" w:rsidRDefault="00AB63A3" w:rsidP="00AB63A3">
      <w:pPr>
        <w:pStyle w:val="Heading3"/>
        <w:rPr>
          <w:rFonts w:asciiTheme="minorHAnsi" w:eastAsiaTheme="minorHAnsi" w:hAnsiTheme="minorHAnsi" w:cstheme="minorBidi"/>
          <w:bCs w:val="0"/>
          <w:sz w:val="22"/>
          <w:szCs w:val="22"/>
        </w:rPr>
      </w:pPr>
    </w:p>
    <w:p w:rsidR="00AB63A3" w:rsidRDefault="00AB63A3" w:rsidP="00AB63A3">
      <w:pPr>
        <w:pStyle w:val="Heading2"/>
      </w:pPr>
      <w:r>
        <w:t>Can you save a java source file by other name than the class name?</w:t>
      </w:r>
    </w:p>
    <w:p w:rsidR="00954C09" w:rsidRDefault="00AB63A3" w:rsidP="002B55A0">
      <w:pPr>
        <w:jc w:val="both"/>
        <w:rPr>
          <w:b/>
        </w:rPr>
      </w:pPr>
      <w:r>
        <w:t>Yes, if the class is not public. It is explained in the figure given below:</w:t>
      </w:r>
    </w:p>
    <w:p w:rsidR="00954C09" w:rsidRDefault="00AB63A3" w:rsidP="002B55A0">
      <w:pPr>
        <w:jc w:val="both"/>
        <w:rPr>
          <w:b/>
        </w:rPr>
      </w:pPr>
      <w:r>
        <w:rPr>
          <w:noProof/>
        </w:rPr>
        <w:drawing>
          <wp:inline distT="0" distB="0" distL="0" distR="0" wp14:anchorId="0E5458DE" wp14:editId="54E1F2E5">
            <wp:extent cx="6143625" cy="3086100"/>
            <wp:effectExtent l="171450" t="171450" r="371475" b="342900"/>
            <wp:docPr id="11" name="Picture 11"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ow to save simple java program by another na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6959" cy="3087775"/>
                    </a:xfrm>
                    <a:prstGeom prst="rect">
                      <a:avLst/>
                    </a:prstGeom>
                    <a:ln>
                      <a:noFill/>
                    </a:ln>
                    <a:effectLst>
                      <a:outerShdw blurRad="292100" dist="139700" dir="2700000" algn="tl" rotWithShape="0">
                        <a:srgbClr val="333333">
                          <a:alpha val="65000"/>
                        </a:srgbClr>
                      </a:outerShdw>
                    </a:effectLst>
                  </pic:spPr>
                </pic:pic>
              </a:graphicData>
            </a:graphic>
          </wp:inline>
        </w:drawing>
      </w:r>
    </w:p>
    <w:p w:rsidR="00954C09" w:rsidRDefault="00954C09" w:rsidP="002B55A0">
      <w:pPr>
        <w:jc w:val="both"/>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5"/>
        <w:gridCol w:w="1581"/>
      </w:tblGrid>
      <w:tr w:rsidR="00190FEC" w:rsidRPr="00190FEC" w:rsidTr="00190FEC">
        <w:trPr>
          <w:tblCellSpacing w:w="15" w:type="dxa"/>
        </w:trPr>
        <w:tc>
          <w:tcPr>
            <w:tcW w:w="0" w:type="auto"/>
            <w:vAlign w:val="center"/>
            <w:hideMark/>
          </w:tcPr>
          <w:p w:rsidR="00190FEC" w:rsidRPr="00190FEC" w:rsidRDefault="00190FEC" w:rsidP="00190FEC">
            <w:pPr>
              <w:spacing w:after="0" w:line="240" w:lineRule="auto"/>
              <w:rPr>
                <w:rFonts w:ascii="Times New Roman" w:eastAsia="Times New Roman" w:hAnsi="Times New Roman" w:cs="Times New Roman"/>
                <w:sz w:val="24"/>
                <w:szCs w:val="24"/>
              </w:rPr>
            </w:pPr>
            <w:r w:rsidRPr="00190FEC">
              <w:rPr>
                <w:rFonts w:ascii="Times New Roman" w:eastAsia="Times New Roman" w:hAnsi="Times New Roman" w:cs="Times New Roman"/>
                <w:b/>
                <w:bCs/>
                <w:sz w:val="24"/>
                <w:szCs w:val="24"/>
              </w:rPr>
              <w:t>To compile:</w:t>
            </w:r>
          </w:p>
        </w:tc>
        <w:tc>
          <w:tcPr>
            <w:tcW w:w="0" w:type="auto"/>
            <w:vAlign w:val="center"/>
            <w:hideMark/>
          </w:tcPr>
          <w:p w:rsidR="00190FEC" w:rsidRPr="00190FEC" w:rsidRDefault="00190FEC" w:rsidP="00190FEC">
            <w:pPr>
              <w:spacing w:after="0" w:line="240" w:lineRule="auto"/>
              <w:rPr>
                <w:rFonts w:ascii="Times New Roman" w:eastAsia="Times New Roman" w:hAnsi="Times New Roman" w:cs="Times New Roman"/>
                <w:sz w:val="24"/>
                <w:szCs w:val="24"/>
              </w:rPr>
            </w:pPr>
            <w:r w:rsidRPr="00190FEC">
              <w:rPr>
                <w:rFonts w:ascii="Times New Roman" w:eastAsia="Times New Roman" w:hAnsi="Times New Roman" w:cs="Times New Roman"/>
                <w:sz w:val="24"/>
                <w:szCs w:val="24"/>
              </w:rPr>
              <w:t>javac Hard.java</w:t>
            </w:r>
          </w:p>
        </w:tc>
      </w:tr>
      <w:tr w:rsidR="00190FEC" w:rsidRPr="00190FEC" w:rsidTr="00190FEC">
        <w:trPr>
          <w:tblCellSpacing w:w="15" w:type="dxa"/>
        </w:trPr>
        <w:tc>
          <w:tcPr>
            <w:tcW w:w="0" w:type="auto"/>
            <w:vAlign w:val="center"/>
            <w:hideMark/>
          </w:tcPr>
          <w:p w:rsidR="00190FEC" w:rsidRPr="00190FEC" w:rsidRDefault="00190FEC" w:rsidP="00190FEC">
            <w:pPr>
              <w:spacing w:after="0" w:line="240" w:lineRule="auto"/>
              <w:rPr>
                <w:rFonts w:ascii="Times New Roman" w:eastAsia="Times New Roman" w:hAnsi="Times New Roman" w:cs="Times New Roman"/>
                <w:sz w:val="24"/>
                <w:szCs w:val="24"/>
              </w:rPr>
            </w:pPr>
            <w:r w:rsidRPr="00190FEC">
              <w:rPr>
                <w:rFonts w:ascii="Times New Roman" w:eastAsia="Times New Roman" w:hAnsi="Times New Roman" w:cs="Times New Roman"/>
                <w:b/>
                <w:bCs/>
                <w:sz w:val="24"/>
                <w:szCs w:val="24"/>
              </w:rPr>
              <w:t>To execute:</w:t>
            </w:r>
          </w:p>
        </w:tc>
        <w:tc>
          <w:tcPr>
            <w:tcW w:w="0" w:type="auto"/>
            <w:vAlign w:val="center"/>
            <w:hideMark/>
          </w:tcPr>
          <w:p w:rsidR="00190FEC" w:rsidRPr="00190FEC" w:rsidRDefault="00190FEC" w:rsidP="00190FEC">
            <w:pPr>
              <w:spacing w:after="0" w:line="240" w:lineRule="auto"/>
              <w:rPr>
                <w:rFonts w:ascii="Times New Roman" w:eastAsia="Times New Roman" w:hAnsi="Times New Roman" w:cs="Times New Roman"/>
                <w:sz w:val="24"/>
                <w:szCs w:val="24"/>
              </w:rPr>
            </w:pPr>
            <w:r w:rsidRPr="00190FEC">
              <w:rPr>
                <w:rFonts w:ascii="Times New Roman" w:eastAsia="Times New Roman" w:hAnsi="Times New Roman" w:cs="Times New Roman"/>
                <w:sz w:val="24"/>
                <w:szCs w:val="24"/>
              </w:rPr>
              <w:t>java Simple</w:t>
            </w:r>
          </w:p>
        </w:tc>
      </w:tr>
    </w:tbl>
    <w:p w:rsidR="00190FEC" w:rsidRDefault="00190FEC" w:rsidP="00190FEC">
      <w:pPr>
        <w:pStyle w:val="Heading2"/>
      </w:pPr>
      <w:r>
        <w:lastRenderedPageBreak/>
        <w:t>Q)Can you have multiple classes in a java source file?</w:t>
      </w:r>
    </w:p>
    <w:p w:rsidR="00190FEC" w:rsidRPr="00190FEC" w:rsidRDefault="00190FEC" w:rsidP="00190FEC">
      <w:r w:rsidRPr="00190FEC">
        <w:t xml:space="preserve"> </w:t>
      </w:r>
      <w:r>
        <w:t>Yes, like the figure given below illustrates:</w:t>
      </w:r>
    </w:p>
    <w:p w:rsidR="00954C09" w:rsidRDefault="00190FEC" w:rsidP="00190FEC">
      <w:pPr>
        <w:jc w:val="center"/>
        <w:rPr>
          <w:b/>
        </w:rPr>
      </w:pPr>
      <w:r>
        <w:rPr>
          <w:noProof/>
        </w:rPr>
        <w:drawing>
          <wp:inline distT="0" distB="0" distL="0" distR="0" wp14:anchorId="7B302882" wp14:editId="018F03F5">
            <wp:extent cx="6219825" cy="3657600"/>
            <wp:effectExtent l="0" t="0" r="0" b="0"/>
            <wp:docPr id="12" name="Picture 12"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ow to contain multiple class in simple java pro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825" cy="3657600"/>
                    </a:xfrm>
                    <a:prstGeom prst="rect">
                      <a:avLst/>
                    </a:prstGeom>
                    <a:noFill/>
                    <a:ln>
                      <a:noFill/>
                    </a:ln>
                  </pic:spPr>
                </pic:pic>
              </a:graphicData>
            </a:graphic>
          </wp:inline>
        </w:drawing>
      </w:r>
    </w:p>
    <w:p w:rsidR="00954C09" w:rsidRDefault="00954C09" w:rsidP="002B55A0">
      <w:pPr>
        <w:jc w:val="both"/>
        <w:rPr>
          <w:b/>
        </w:rPr>
      </w:pPr>
    </w:p>
    <w:p w:rsidR="00255516" w:rsidRDefault="00255516" w:rsidP="00255516">
      <w:pPr>
        <w:pStyle w:val="Heading1"/>
      </w:pPr>
      <w:r>
        <w:t>Difference between JDK, JRE and JVM</w:t>
      </w:r>
    </w:p>
    <w:p w:rsidR="00954C09" w:rsidRDefault="00954C09" w:rsidP="002B55A0">
      <w:pPr>
        <w:jc w:val="both"/>
        <w:rPr>
          <w:b/>
        </w:rPr>
      </w:pPr>
    </w:p>
    <w:p w:rsidR="00255516" w:rsidRPr="00255516" w:rsidRDefault="00255516" w:rsidP="00255516">
      <w:pPr>
        <w:spacing w:before="100" w:beforeAutospacing="1" w:after="100" w:afterAutospacing="1" w:line="240" w:lineRule="auto"/>
        <w:outlineLvl w:val="2"/>
        <w:rPr>
          <w:rFonts w:ascii="Times New Roman" w:eastAsia="Times New Roman" w:hAnsi="Times New Roman" w:cs="Times New Roman"/>
          <w:b/>
          <w:bCs/>
          <w:sz w:val="27"/>
          <w:szCs w:val="27"/>
        </w:rPr>
      </w:pPr>
      <w:r w:rsidRPr="00255516">
        <w:rPr>
          <w:rFonts w:ascii="Times New Roman" w:eastAsia="Times New Roman" w:hAnsi="Times New Roman" w:cs="Times New Roman"/>
          <w:b/>
          <w:bCs/>
          <w:sz w:val="27"/>
          <w:szCs w:val="27"/>
        </w:rPr>
        <w:t>JVM</w:t>
      </w:r>
    </w:p>
    <w:p w:rsidR="00255516" w:rsidRPr="00255516" w:rsidRDefault="00255516" w:rsidP="00255516">
      <w:p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 xml:space="preserve">JVM (Java Virtual Machine) is an abstract machine. It is </w:t>
      </w:r>
      <w:r w:rsidRPr="00E41415">
        <w:rPr>
          <w:rFonts w:ascii="Times New Roman" w:eastAsia="Times New Roman" w:hAnsi="Times New Roman" w:cs="Times New Roman"/>
          <w:sz w:val="24"/>
          <w:szCs w:val="24"/>
        </w:rPr>
        <w:t>a specification</w:t>
      </w:r>
      <w:r w:rsidRPr="00255516">
        <w:rPr>
          <w:rFonts w:ascii="Times New Roman" w:eastAsia="Times New Roman" w:hAnsi="Times New Roman" w:cs="Times New Roman"/>
          <w:sz w:val="24"/>
          <w:szCs w:val="24"/>
        </w:rPr>
        <w:t xml:space="preserve"> that provides runtime environment in which java bytecode can be executed. </w:t>
      </w:r>
    </w:p>
    <w:p w:rsidR="00255516" w:rsidRPr="00255516" w:rsidRDefault="00255516" w:rsidP="00255516">
      <w:p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JVMs are available for many hardware and software platforms. JVM, JRE and JDK are platform dependent because configuration of each OS differs. But, Java is platform independent.</w:t>
      </w:r>
    </w:p>
    <w:p w:rsidR="00255516" w:rsidRPr="00255516" w:rsidRDefault="00255516" w:rsidP="00255516">
      <w:p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The JVM performs following main tasks:</w:t>
      </w:r>
    </w:p>
    <w:p w:rsidR="00255516" w:rsidRPr="00255516" w:rsidRDefault="00255516" w:rsidP="00E4141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Loads code</w:t>
      </w:r>
    </w:p>
    <w:p w:rsidR="00255516" w:rsidRPr="00255516" w:rsidRDefault="00255516" w:rsidP="00E4141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Verifies code</w:t>
      </w:r>
    </w:p>
    <w:p w:rsidR="00255516" w:rsidRPr="00255516" w:rsidRDefault="00255516" w:rsidP="00E4141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Executes code</w:t>
      </w:r>
    </w:p>
    <w:p w:rsidR="00255516" w:rsidRPr="00255516" w:rsidRDefault="00255516" w:rsidP="00E4141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516">
        <w:rPr>
          <w:rFonts w:ascii="Times New Roman" w:eastAsia="Times New Roman" w:hAnsi="Times New Roman" w:cs="Times New Roman"/>
          <w:sz w:val="24"/>
          <w:szCs w:val="24"/>
        </w:rPr>
        <w:t>Provides runtime environment</w:t>
      </w:r>
    </w:p>
    <w:p w:rsidR="00255516" w:rsidRDefault="00255516" w:rsidP="00255516">
      <w:pPr>
        <w:pStyle w:val="Heading3"/>
      </w:pPr>
      <w:r>
        <w:t>JRE</w:t>
      </w:r>
    </w:p>
    <w:p w:rsidR="00255516" w:rsidRDefault="00255516" w:rsidP="00255516">
      <w:pPr>
        <w:pStyle w:val="NormalWeb"/>
      </w:pPr>
      <w:r>
        <w:t xml:space="preserve">JRE is an acronym for Java Runtime </w:t>
      </w:r>
      <w:r w:rsidR="00F6131B">
        <w:t>Environment. It</w:t>
      </w:r>
      <w:r>
        <w:t xml:space="preserve"> is used to provide runtime </w:t>
      </w:r>
      <w:r w:rsidR="00F6131B">
        <w:t>environment. It</w:t>
      </w:r>
      <w:r>
        <w:t xml:space="preserve"> is the implementation of JVM. It physically exists. It contains set of libraries + other files that JVM uses at runtime. </w:t>
      </w:r>
    </w:p>
    <w:p w:rsidR="00255516" w:rsidRDefault="00F6131B" w:rsidP="00255516">
      <w:pPr>
        <w:pStyle w:val="NormalWeb"/>
      </w:pPr>
      <w:r>
        <w:lastRenderedPageBreak/>
        <w:t>Implementation of JVMs is</w:t>
      </w:r>
      <w:r w:rsidR="00255516">
        <w:t xml:space="preserve"> also actively released by other companies besides Sun Micro Systems.</w:t>
      </w:r>
    </w:p>
    <w:p w:rsidR="00954C09" w:rsidRDefault="00255516" w:rsidP="00255516">
      <w:pPr>
        <w:jc w:val="center"/>
        <w:rPr>
          <w:b/>
        </w:rPr>
      </w:pPr>
      <w:r>
        <w:rPr>
          <w:noProof/>
        </w:rPr>
        <w:drawing>
          <wp:inline distT="0" distB="0" distL="0" distR="0" wp14:anchorId="669783E0" wp14:editId="5DAB1937">
            <wp:extent cx="3686175" cy="3600450"/>
            <wp:effectExtent l="0" t="0" r="0" b="0"/>
            <wp:docPr id="14" name="Picture 14"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175" cy="3600450"/>
                    </a:xfrm>
                    <a:prstGeom prst="rect">
                      <a:avLst/>
                    </a:prstGeom>
                    <a:noFill/>
                    <a:ln>
                      <a:noFill/>
                    </a:ln>
                  </pic:spPr>
                </pic:pic>
              </a:graphicData>
            </a:graphic>
          </wp:inline>
        </w:drawing>
      </w:r>
    </w:p>
    <w:p w:rsidR="00255516" w:rsidRDefault="00255516" w:rsidP="00255516">
      <w:pPr>
        <w:pStyle w:val="Heading3"/>
      </w:pPr>
      <w:r>
        <w:t>JDK</w:t>
      </w:r>
    </w:p>
    <w:p w:rsidR="00255516" w:rsidRDefault="00255516" w:rsidP="00255516">
      <w:pPr>
        <w:pStyle w:val="NormalWeb"/>
      </w:pPr>
      <w:r>
        <w:t xml:space="preserve">JDK is an acronym for Java Development </w:t>
      </w:r>
      <w:r w:rsidR="00F6131B">
        <w:t>Kit. It</w:t>
      </w:r>
      <w:r>
        <w:t xml:space="preserve"> physically </w:t>
      </w:r>
      <w:r w:rsidR="00F6131B">
        <w:t>exists. It</w:t>
      </w:r>
      <w:r>
        <w:t xml:space="preserve"> contains JRE + development tools. </w:t>
      </w:r>
    </w:p>
    <w:p w:rsidR="00255516" w:rsidRDefault="00255516" w:rsidP="00255516">
      <w:pPr>
        <w:jc w:val="center"/>
        <w:rPr>
          <w:b/>
        </w:rPr>
      </w:pPr>
      <w:r>
        <w:rPr>
          <w:noProof/>
        </w:rPr>
        <w:drawing>
          <wp:inline distT="0" distB="0" distL="0" distR="0" wp14:anchorId="07F34D6B" wp14:editId="1BEDADB5">
            <wp:extent cx="5581650" cy="3933825"/>
            <wp:effectExtent l="0" t="0" r="0" b="0"/>
            <wp:docPr id="15" name="Picture 15"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d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933825"/>
                    </a:xfrm>
                    <a:prstGeom prst="rect">
                      <a:avLst/>
                    </a:prstGeom>
                    <a:noFill/>
                    <a:ln>
                      <a:noFill/>
                    </a:ln>
                  </pic:spPr>
                </pic:pic>
              </a:graphicData>
            </a:graphic>
          </wp:inline>
        </w:drawing>
      </w:r>
    </w:p>
    <w:p w:rsidR="00954C09" w:rsidRDefault="00954C09" w:rsidP="002B55A0">
      <w:pPr>
        <w:jc w:val="both"/>
        <w:rPr>
          <w:b/>
        </w:rPr>
      </w:pPr>
    </w:p>
    <w:p w:rsidR="00255516" w:rsidRDefault="00255516" w:rsidP="00255516">
      <w:pPr>
        <w:pStyle w:val="Heading1"/>
      </w:pPr>
      <w:r>
        <w:lastRenderedPageBreak/>
        <w:t>JVM (Java Virtual Machine)</w:t>
      </w:r>
    </w:p>
    <w:p w:rsidR="00255516" w:rsidRDefault="00F7208D" w:rsidP="00E41415">
      <w:pPr>
        <w:numPr>
          <w:ilvl w:val="0"/>
          <w:numId w:val="15"/>
        </w:numPr>
        <w:spacing w:before="100" w:beforeAutospacing="1" w:after="100" w:afterAutospacing="1" w:line="240" w:lineRule="auto"/>
      </w:pPr>
      <w:hyperlink r:id="rId30" w:history="1">
        <w:r w:rsidR="00255516">
          <w:rPr>
            <w:rStyle w:val="Hyperlink"/>
          </w:rPr>
          <w:t>Java Virtual Machine</w:t>
        </w:r>
      </w:hyperlink>
    </w:p>
    <w:p w:rsidR="00255516" w:rsidRDefault="00F7208D" w:rsidP="00E41415">
      <w:pPr>
        <w:numPr>
          <w:ilvl w:val="0"/>
          <w:numId w:val="15"/>
        </w:numPr>
        <w:spacing w:before="100" w:beforeAutospacing="1" w:after="100" w:afterAutospacing="1" w:line="240" w:lineRule="auto"/>
      </w:pPr>
      <w:hyperlink r:id="rId31" w:anchor="jvminternalarch" w:history="1">
        <w:r w:rsidR="00255516">
          <w:rPr>
            <w:rStyle w:val="Hyperlink"/>
          </w:rPr>
          <w:t>Internal Architecture of JVM</w:t>
        </w:r>
      </w:hyperlink>
    </w:p>
    <w:p w:rsidR="00255516" w:rsidRDefault="00255516" w:rsidP="00255516">
      <w:pPr>
        <w:pStyle w:val="NormalWeb"/>
      </w:pPr>
      <w:r>
        <w:t xml:space="preserve">JVM (Java Virtual Machine) is an abstract machine. It is a specification that provides runtime environment in which java </w:t>
      </w:r>
      <w:r w:rsidR="00F6131B">
        <w:t>byte code</w:t>
      </w:r>
      <w:r>
        <w:t xml:space="preserve"> can be executed. </w:t>
      </w:r>
    </w:p>
    <w:p w:rsidR="00255516" w:rsidRDefault="00255516" w:rsidP="00255516">
      <w:pPr>
        <w:pStyle w:val="NormalWeb"/>
      </w:pPr>
      <w:r>
        <w:t>JVMs are available for many hardware and software platforms (i.e. JVM is platform dependent).</w:t>
      </w:r>
    </w:p>
    <w:p w:rsidR="00255516" w:rsidRDefault="00255516" w:rsidP="006712AA">
      <w:pPr>
        <w:pStyle w:val="Heading1"/>
      </w:pPr>
      <w:r>
        <w:t>What is JVM</w:t>
      </w:r>
    </w:p>
    <w:p w:rsidR="00255516" w:rsidRDefault="00255516" w:rsidP="00255516">
      <w:pPr>
        <w:pStyle w:val="NormalWeb"/>
      </w:pPr>
      <w:r>
        <w:t>It is:</w:t>
      </w:r>
    </w:p>
    <w:p w:rsidR="00255516" w:rsidRDefault="00255516" w:rsidP="00E41415">
      <w:pPr>
        <w:numPr>
          <w:ilvl w:val="0"/>
          <w:numId w:val="16"/>
        </w:numPr>
        <w:spacing w:before="100" w:beforeAutospacing="1" w:after="100" w:afterAutospacing="1" w:line="240" w:lineRule="auto"/>
      </w:pPr>
      <w:r>
        <w:rPr>
          <w:b/>
          <w:bCs/>
        </w:rPr>
        <w:t>A specification</w:t>
      </w:r>
      <w:r>
        <w:t xml:space="preserve"> where working of Java Virtual Machine is specified. But implementation provider is independent to choose the algorithm. Its implementation has been provided by Sun and other companies.</w:t>
      </w:r>
    </w:p>
    <w:p w:rsidR="00255516" w:rsidRDefault="00255516" w:rsidP="00E41415">
      <w:pPr>
        <w:numPr>
          <w:ilvl w:val="0"/>
          <w:numId w:val="16"/>
        </w:numPr>
        <w:spacing w:before="100" w:beforeAutospacing="1" w:after="100" w:afterAutospacing="1" w:line="240" w:lineRule="auto"/>
      </w:pPr>
      <w:r>
        <w:rPr>
          <w:b/>
          <w:bCs/>
        </w:rPr>
        <w:t>An implementation</w:t>
      </w:r>
      <w:r>
        <w:t xml:space="preserve"> </w:t>
      </w:r>
      <w:r w:rsidR="00F6131B">
        <w:t>its</w:t>
      </w:r>
      <w:r>
        <w:t xml:space="preserve"> implementation is known as JRE (Java Runtime Environment).</w:t>
      </w:r>
    </w:p>
    <w:p w:rsidR="00255516" w:rsidRDefault="00255516" w:rsidP="00E41415">
      <w:pPr>
        <w:numPr>
          <w:ilvl w:val="0"/>
          <w:numId w:val="16"/>
        </w:numPr>
        <w:spacing w:before="100" w:beforeAutospacing="1" w:after="100" w:afterAutospacing="1" w:line="240" w:lineRule="auto"/>
      </w:pPr>
      <w:r>
        <w:rPr>
          <w:b/>
          <w:bCs/>
        </w:rPr>
        <w:t>Runtime Instance</w:t>
      </w:r>
      <w:r>
        <w:t xml:space="preserve"> Whenever you write java command on the command prompt to run the java class, an instance of JVM is created.</w:t>
      </w:r>
    </w:p>
    <w:p w:rsidR="00255516" w:rsidRDefault="00255516" w:rsidP="00304CF4">
      <w:pPr>
        <w:pStyle w:val="Heading1"/>
      </w:pPr>
      <w:r>
        <w:t>What it does</w:t>
      </w:r>
    </w:p>
    <w:p w:rsidR="00255516" w:rsidRDefault="00255516" w:rsidP="00255516">
      <w:pPr>
        <w:pStyle w:val="NormalWeb"/>
      </w:pPr>
      <w:r>
        <w:t>The JVM performs following operation:</w:t>
      </w:r>
    </w:p>
    <w:p w:rsidR="00255516" w:rsidRDefault="00255516" w:rsidP="00E41415">
      <w:pPr>
        <w:numPr>
          <w:ilvl w:val="0"/>
          <w:numId w:val="17"/>
        </w:numPr>
        <w:spacing w:before="100" w:beforeAutospacing="1" w:after="100" w:afterAutospacing="1" w:line="240" w:lineRule="auto"/>
      </w:pPr>
      <w:r>
        <w:t>Loads code</w:t>
      </w:r>
    </w:p>
    <w:p w:rsidR="00255516" w:rsidRDefault="00255516" w:rsidP="00E41415">
      <w:pPr>
        <w:numPr>
          <w:ilvl w:val="0"/>
          <w:numId w:val="17"/>
        </w:numPr>
        <w:spacing w:before="100" w:beforeAutospacing="1" w:after="100" w:afterAutospacing="1" w:line="240" w:lineRule="auto"/>
      </w:pPr>
      <w:r>
        <w:t>Verifies code</w:t>
      </w:r>
    </w:p>
    <w:p w:rsidR="00255516" w:rsidRDefault="00255516" w:rsidP="00E41415">
      <w:pPr>
        <w:numPr>
          <w:ilvl w:val="0"/>
          <w:numId w:val="17"/>
        </w:numPr>
        <w:spacing w:before="100" w:beforeAutospacing="1" w:after="100" w:afterAutospacing="1" w:line="240" w:lineRule="auto"/>
      </w:pPr>
      <w:r>
        <w:t>Executes code</w:t>
      </w:r>
    </w:p>
    <w:p w:rsidR="00255516" w:rsidRDefault="00255516" w:rsidP="00E41415">
      <w:pPr>
        <w:numPr>
          <w:ilvl w:val="0"/>
          <w:numId w:val="17"/>
        </w:numPr>
        <w:spacing w:before="100" w:beforeAutospacing="1" w:after="100" w:afterAutospacing="1" w:line="240" w:lineRule="auto"/>
      </w:pPr>
      <w:r>
        <w:t>Provides runtime environment</w:t>
      </w:r>
    </w:p>
    <w:p w:rsidR="00255516" w:rsidRDefault="00255516" w:rsidP="00255516">
      <w:pPr>
        <w:pStyle w:val="NormalWeb"/>
      </w:pPr>
      <w:r>
        <w:t>JVM provides definitions for the:</w:t>
      </w:r>
    </w:p>
    <w:p w:rsidR="00255516" w:rsidRDefault="00255516" w:rsidP="00E41415">
      <w:pPr>
        <w:numPr>
          <w:ilvl w:val="0"/>
          <w:numId w:val="18"/>
        </w:numPr>
        <w:spacing w:before="100" w:beforeAutospacing="1" w:after="100" w:afterAutospacing="1" w:line="240" w:lineRule="auto"/>
      </w:pPr>
      <w:r>
        <w:t>Memory area</w:t>
      </w:r>
    </w:p>
    <w:p w:rsidR="00255516" w:rsidRDefault="00255516" w:rsidP="00E41415">
      <w:pPr>
        <w:numPr>
          <w:ilvl w:val="0"/>
          <w:numId w:val="18"/>
        </w:numPr>
        <w:spacing w:before="100" w:beforeAutospacing="1" w:after="100" w:afterAutospacing="1" w:line="240" w:lineRule="auto"/>
      </w:pPr>
      <w:r>
        <w:t>Class file format</w:t>
      </w:r>
    </w:p>
    <w:p w:rsidR="00255516" w:rsidRDefault="00255516" w:rsidP="00E41415">
      <w:pPr>
        <w:numPr>
          <w:ilvl w:val="0"/>
          <w:numId w:val="18"/>
        </w:numPr>
        <w:spacing w:before="100" w:beforeAutospacing="1" w:after="100" w:afterAutospacing="1" w:line="240" w:lineRule="auto"/>
      </w:pPr>
      <w:r>
        <w:t>Register set</w:t>
      </w:r>
    </w:p>
    <w:p w:rsidR="00255516" w:rsidRDefault="00255516" w:rsidP="00E41415">
      <w:pPr>
        <w:numPr>
          <w:ilvl w:val="0"/>
          <w:numId w:val="18"/>
        </w:numPr>
        <w:spacing w:before="100" w:beforeAutospacing="1" w:after="100" w:afterAutospacing="1" w:line="240" w:lineRule="auto"/>
      </w:pPr>
      <w:r>
        <w:t>Garbage-collected heap</w:t>
      </w:r>
    </w:p>
    <w:p w:rsidR="00255516" w:rsidRDefault="00255516" w:rsidP="00E41415">
      <w:pPr>
        <w:numPr>
          <w:ilvl w:val="0"/>
          <w:numId w:val="18"/>
        </w:numPr>
        <w:spacing w:before="100" w:beforeAutospacing="1" w:after="100" w:afterAutospacing="1" w:line="240" w:lineRule="auto"/>
      </w:pPr>
      <w:r>
        <w:t>Fatal error reporting etc.</w:t>
      </w:r>
    </w:p>
    <w:p w:rsidR="00255516" w:rsidRDefault="00255516" w:rsidP="006712AA">
      <w:pPr>
        <w:pStyle w:val="Heading1"/>
      </w:pPr>
      <w:r>
        <w:t>Internal Architecture of JVM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1"/>
      </w:tblGrid>
      <w:tr w:rsidR="00255516" w:rsidTr="00255516">
        <w:trPr>
          <w:tblCellSpacing w:w="15" w:type="dxa"/>
        </w:trPr>
        <w:tc>
          <w:tcPr>
            <w:tcW w:w="0" w:type="auto"/>
            <w:vAlign w:val="center"/>
            <w:hideMark/>
          </w:tcPr>
          <w:p w:rsidR="00255516" w:rsidRDefault="00255516">
            <w:pPr>
              <w:rPr>
                <w:sz w:val="24"/>
                <w:szCs w:val="24"/>
              </w:rPr>
            </w:pPr>
            <w:r>
              <w:t xml:space="preserve">Let's understand the internal architecture of JVM. It contains classloader, memory area, execution engine etc. </w:t>
            </w:r>
          </w:p>
        </w:tc>
      </w:tr>
    </w:tbl>
    <w:p w:rsidR="00255516" w:rsidRDefault="00255516" w:rsidP="00255516">
      <w:pPr>
        <w:jc w:val="center"/>
      </w:pPr>
      <w:r>
        <w:rPr>
          <w:noProof/>
        </w:rPr>
        <w:lastRenderedPageBreak/>
        <w:drawing>
          <wp:inline distT="0" distB="0" distL="0" distR="0" wp14:anchorId="082DB633" wp14:editId="5CB373E7">
            <wp:extent cx="6457950" cy="4419600"/>
            <wp:effectExtent l="0" t="0" r="0" b="0"/>
            <wp:docPr id="16" name="Picture 16"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vm Intern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4419600"/>
                    </a:xfrm>
                    <a:prstGeom prst="rect">
                      <a:avLst/>
                    </a:prstGeom>
                    <a:noFill/>
                    <a:ln>
                      <a:noFill/>
                    </a:ln>
                  </pic:spPr>
                </pic:pic>
              </a:graphicData>
            </a:graphic>
          </wp:inline>
        </w:drawing>
      </w:r>
    </w:p>
    <w:p w:rsidR="00255516" w:rsidRDefault="00255516" w:rsidP="00255516">
      <w:pPr>
        <w:pStyle w:val="Heading3"/>
      </w:pPr>
      <w:r>
        <w:t>1) Classloader</w:t>
      </w:r>
    </w:p>
    <w:p w:rsidR="00255516" w:rsidRDefault="00255516" w:rsidP="00255516">
      <w:pPr>
        <w:pStyle w:val="NormalWeb"/>
      </w:pPr>
      <w:r>
        <w:t>Classloader is a subsystem of JVM that is used to load class files.</w:t>
      </w:r>
    </w:p>
    <w:p w:rsidR="00255516" w:rsidRDefault="00255516" w:rsidP="00255516">
      <w:pPr>
        <w:pStyle w:val="Heading3"/>
      </w:pPr>
      <w:r>
        <w:t>2) Class(Method) Area</w:t>
      </w:r>
    </w:p>
    <w:p w:rsidR="00255516" w:rsidRDefault="00255516" w:rsidP="00255516">
      <w:pPr>
        <w:pStyle w:val="NormalWeb"/>
      </w:pPr>
      <w:r>
        <w:t>Class(Method) Area stores per-class structures such as the runtime constant pool, field and method data, the code for methods.</w:t>
      </w:r>
    </w:p>
    <w:p w:rsidR="00255516" w:rsidRDefault="00255516" w:rsidP="00255516">
      <w:pPr>
        <w:pStyle w:val="Heading3"/>
      </w:pPr>
      <w:r>
        <w:t>3) Heap</w:t>
      </w:r>
    </w:p>
    <w:p w:rsidR="00255516" w:rsidRDefault="00255516" w:rsidP="00255516">
      <w:pPr>
        <w:pStyle w:val="NormalWeb"/>
      </w:pPr>
      <w:r>
        <w:t>It is the runtime data area in which objects are allocated.</w:t>
      </w:r>
    </w:p>
    <w:p w:rsidR="00255516" w:rsidRDefault="00255516" w:rsidP="00255516">
      <w:pPr>
        <w:pStyle w:val="Heading3"/>
      </w:pPr>
      <w:r>
        <w:t>4)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45"/>
      </w:tblGrid>
      <w:tr w:rsidR="00FC6472" w:rsidTr="00407909">
        <w:trPr>
          <w:tblCellSpacing w:w="15" w:type="dxa"/>
        </w:trPr>
        <w:tc>
          <w:tcPr>
            <w:tcW w:w="0" w:type="auto"/>
            <w:vAlign w:val="center"/>
            <w:hideMark/>
          </w:tcPr>
          <w:p w:rsidR="00FC6472" w:rsidRDefault="00FC6472" w:rsidP="00407909">
            <w:pPr>
              <w:rPr>
                <w:sz w:val="24"/>
                <w:szCs w:val="24"/>
              </w:rPr>
            </w:pPr>
            <w:r>
              <w:t xml:space="preserve">Java Stack stores </w:t>
            </w:r>
            <w:r w:rsidR="00F6131B">
              <w:t>frames. It</w:t>
            </w:r>
            <w:r>
              <w:t xml:space="preserve"> holds local variables and partial results, and plays a part in method invocation and return.</w:t>
            </w:r>
          </w:p>
        </w:tc>
      </w:tr>
      <w:tr w:rsidR="00FC6472" w:rsidTr="00407909">
        <w:trPr>
          <w:tblCellSpacing w:w="15" w:type="dxa"/>
        </w:trPr>
        <w:tc>
          <w:tcPr>
            <w:tcW w:w="0" w:type="auto"/>
            <w:vAlign w:val="center"/>
            <w:hideMark/>
          </w:tcPr>
          <w:p w:rsidR="00FC6472" w:rsidRDefault="00FC6472" w:rsidP="00407909">
            <w:pPr>
              <w:rPr>
                <w:sz w:val="24"/>
                <w:szCs w:val="24"/>
              </w:rPr>
            </w:pPr>
            <w:r>
              <w:t>Each thread has a private JVM stack, created at the same time as thread.</w:t>
            </w:r>
          </w:p>
        </w:tc>
      </w:tr>
      <w:tr w:rsidR="00FC6472" w:rsidTr="00407909">
        <w:trPr>
          <w:tblCellSpacing w:w="15" w:type="dxa"/>
        </w:trPr>
        <w:tc>
          <w:tcPr>
            <w:tcW w:w="0" w:type="auto"/>
            <w:vAlign w:val="center"/>
            <w:hideMark/>
          </w:tcPr>
          <w:p w:rsidR="00FC6472" w:rsidRDefault="00FC6472" w:rsidP="00407909">
            <w:pPr>
              <w:rPr>
                <w:sz w:val="24"/>
                <w:szCs w:val="24"/>
              </w:rPr>
            </w:pPr>
            <w:r>
              <w:t>A new frame is created each time a method is invoked. A frame is destroyed when its method invocation completes.</w:t>
            </w:r>
          </w:p>
        </w:tc>
      </w:tr>
    </w:tbl>
    <w:p w:rsidR="00FC6472" w:rsidRDefault="00FC6472" w:rsidP="00255516">
      <w:pPr>
        <w:pStyle w:val="Heading3"/>
      </w:pPr>
    </w:p>
    <w:p w:rsidR="00255516" w:rsidRDefault="00255516" w:rsidP="00255516">
      <w:pPr>
        <w:pStyle w:val="Heading3"/>
      </w:pPr>
      <w:r>
        <w:lastRenderedPageBreak/>
        <w:t>5) Program Counter Register</w:t>
      </w:r>
    </w:p>
    <w:p w:rsidR="00255516" w:rsidRDefault="00255516" w:rsidP="00255516">
      <w:pPr>
        <w:pStyle w:val="NormalWeb"/>
      </w:pPr>
      <w:r>
        <w:t>PC (program counter) register. It contains the address of the Java virtual machine instruction currently being executed.</w:t>
      </w:r>
    </w:p>
    <w:p w:rsidR="00255516" w:rsidRDefault="00255516" w:rsidP="00255516">
      <w:pPr>
        <w:pStyle w:val="Heading3"/>
      </w:pPr>
      <w:r>
        <w:t>6) Native Method Stack</w:t>
      </w:r>
    </w:p>
    <w:p w:rsidR="00255516" w:rsidRDefault="00255516" w:rsidP="00255516">
      <w:pPr>
        <w:pStyle w:val="NormalWeb"/>
      </w:pPr>
      <w:r>
        <w:t>It contains all the native methods used in the application.</w:t>
      </w:r>
    </w:p>
    <w:p w:rsidR="00255516" w:rsidRDefault="00255516" w:rsidP="00255516">
      <w:pPr>
        <w:pStyle w:val="Heading3"/>
      </w:pPr>
      <w:r>
        <w:t>7) Execution Engine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255516" w:rsidTr="00DE067A">
        <w:trPr>
          <w:tblCellSpacing w:w="15" w:type="dxa"/>
        </w:trPr>
        <w:tc>
          <w:tcPr>
            <w:tcW w:w="0" w:type="auto"/>
            <w:vAlign w:val="center"/>
            <w:hideMark/>
          </w:tcPr>
          <w:p w:rsidR="00255516" w:rsidRDefault="00255516">
            <w:pPr>
              <w:rPr>
                <w:sz w:val="24"/>
                <w:szCs w:val="24"/>
              </w:rPr>
            </w:pPr>
            <w:r>
              <w:t>It contains:</w:t>
            </w:r>
          </w:p>
        </w:tc>
      </w:tr>
      <w:tr w:rsidR="00255516" w:rsidTr="00DE067A">
        <w:trPr>
          <w:tblCellSpacing w:w="15" w:type="dxa"/>
        </w:trPr>
        <w:tc>
          <w:tcPr>
            <w:tcW w:w="0" w:type="auto"/>
            <w:vAlign w:val="center"/>
            <w:hideMark/>
          </w:tcPr>
          <w:p w:rsidR="00255516" w:rsidRDefault="00255516">
            <w:pPr>
              <w:rPr>
                <w:sz w:val="24"/>
                <w:szCs w:val="24"/>
              </w:rPr>
            </w:pPr>
            <w:r>
              <w:rPr>
                <w:rStyle w:val="Strong"/>
              </w:rPr>
              <w:t>1) A virtual processor</w:t>
            </w:r>
          </w:p>
        </w:tc>
      </w:tr>
      <w:tr w:rsidR="00255516" w:rsidTr="00DE067A">
        <w:trPr>
          <w:tblCellSpacing w:w="15" w:type="dxa"/>
        </w:trPr>
        <w:tc>
          <w:tcPr>
            <w:tcW w:w="0" w:type="auto"/>
            <w:vAlign w:val="center"/>
            <w:hideMark/>
          </w:tcPr>
          <w:p w:rsidR="00255516" w:rsidRDefault="00255516">
            <w:pPr>
              <w:rPr>
                <w:sz w:val="24"/>
                <w:szCs w:val="24"/>
              </w:rPr>
            </w:pPr>
            <w:r>
              <w:rPr>
                <w:rStyle w:val="Strong"/>
              </w:rPr>
              <w:t>2) Interpreter:</w:t>
            </w:r>
            <w:r>
              <w:t xml:space="preserve"> Read bytecode stream then execute the instructions.</w:t>
            </w:r>
          </w:p>
        </w:tc>
      </w:tr>
      <w:tr w:rsidR="00255516" w:rsidTr="00DE067A">
        <w:trPr>
          <w:trHeight w:val="1302"/>
          <w:tblCellSpacing w:w="15" w:type="dxa"/>
        </w:trPr>
        <w:tc>
          <w:tcPr>
            <w:tcW w:w="0" w:type="auto"/>
            <w:vAlign w:val="center"/>
            <w:hideMark/>
          </w:tcPr>
          <w:p w:rsidR="00255516" w:rsidRDefault="00255516">
            <w:pPr>
              <w:rPr>
                <w:sz w:val="24"/>
                <w:szCs w:val="24"/>
              </w:rPr>
            </w:pPr>
            <w:r>
              <w:rPr>
                <w:rStyle w:val="Strong"/>
              </w:rPr>
              <w:t>3) Just-In-Time(JIT) compiler:</w:t>
            </w:r>
            <w:r>
              <w:t xml:space="preserve"> It is used to improve the performance.JIT compiles parts of the byte code that have similar functionality at the same time, and hence reduces the amount of time needed for compilation.Here the term ?compiler? refers to a translator from the instruction set of a Java virtual machine (JVM) to the instruction set of a specific CPU.</w:t>
            </w:r>
          </w:p>
        </w:tc>
      </w:tr>
    </w:tbl>
    <w:p w:rsidR="00304CF4" w:rsidRDefault="00304CF4" w:rsidP="002B55A0">
      <w:pPr>
        <w:jc w:val="both"/>
        <w:rPr>
          <w:b/>
        </w:rPr>
      </w:pPr>
    </w:p>
    <w:p w:rsidR="00003964" w:rsidRPr="00003964" w:rsidRDefault="00003964" w:rsidP="00003964">
      <w:pPr>
        <w:pStyle w:val="Heading1"/>
        <w:spacing w:before="0" w:after="75"/>
        <w:textAlignment w:val="baseline"/>
        <w:rPr>
          <w:b w:val="0"/>
          <w:bCs w:val="0"/>
          <w:sz w:val="42"/>
          <w:szCs w:val="42"/>
        </w:rPr>
      </w:pPr>
      <w:r>
        <w:rPr>
          <w:b w:val="0"/>
          <w:bCs w:val="0"/>
          <w:sz w:val="42"/>
          <w:szCs w:val="42"/>
        </w:rPr>
        <w:t>Does JVM create object of Main class (the class with main())?</w:t>
      </w:r>
    </w:p>
    <w:p w:rsidR="00003964" w:rsidRDefault="00003964" w:rsidP="0000396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Consider following program.</w:t>
      </w:r>
    </w:p>
    <w:tbl>
      <w:tblPr>
        <w:tblW w:w="9660" w:type="dxa"/>
        <w:tblCellMar>
          <w:left w:w="0" w:type="dxa"/>
          <w:right w:w="0" w:type="dxa"/>
        </w:tblCellMar>
        <w:tblLook w:val="04A0" w:firstRow="1" w:lastRow="0" w:firstColumn="1" w:lastColumn="0" w:noHBand="0" w:noVBand="1"/>
      </w:tblPr>
      <w:tblGrid>
        <w:gridCol w:w="9660"/>
      </w:tblGrid>
      <w:tr w:rsidR="00003964" w:rsidTr="00003964">
        <w:tc>
          <w:tcPr>
            <w:tcW w:w="9660" w:type="dxa"/>
            <w:vAlign w:val="center"/>
            <w:hideMark/>
          </w:tcPr>
          <w:p w:rsidR="00003964" w:rsidRDefault="00003964" w:rsidP="00003964">
            <w:r>
              <w:rPr>
                <w:rStyle w:val="HTMLCode"/>
                <w:rFonts w:eastAsiaTheme="majorEastAsia"/>
              </w:rPr>
              <w:t>class</w:t>
            </w:r>
            <w:r>
              <w:t xml:space="preserve"> </w:t>
            </w:r>
            <w:r>
              <w:rPr>
                <w:rStyle w:val="HTMLCode"/>
                <w:rFonts w:eastAsiaTheme="majorEastAsia"/>
              </w:rPr>
              <w:t>Main {</w:t>
            </w:r>
          </w:p>
          <w:p w:rsidR="00003964" w:rsidRDefault="00003964" w:rsidP="0000396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003964" w:rsidRDefault="00003964" w:rsidP="00003964">
            <w:r>
              <w:rPr>
                <w:rStyle w:val="HTMLCode"/>
                <w:rFonts w:eastAsiaTheme="majorEastAsia"/>
              </w:rPr>
              <w:t>    {</w:t>
            </w:r>
          </w:p>
          <w:p w:rsidR="00003964" w:rsidRDefault="00003964" w:rsidP="00003964">
            <w:r>
              <w:rPr>
                <w:rStyle w:val="HTMLCode"/>
                <w:rFonts w:eastAsiaTheme="majorEastAsia"/>
              </w:rPr>
              <w:t>        System.out.println("Hello");</w:t>
            </w:r>
          </w:p>
          <w:p w:rsidR="00003964" w:rsidRDefault="00003964" w:rsidP="00003964">
            <w:r>
              <w:rPr>
                <w:rStyle w:val="HTMLCode"/>
                <w:rFonts w:eastAsiaTheme="majorEastAsia"/>
              </w:rPr>
              <w:t>    }</w:t>
            </w:r>
          </w:p>
          <w:p w:rsidR="00003964" w:rsidRDefault="00003964" w:rsidP="00003964">
            <w:pPr>
              <w:rPr>
                <w:sz w:val="24"/>
                <w:szCs w:val="24"/>
              </w:rPr>
            </w:pPr>
            <w:r>
              <w:rPr>
                <w:rStyle w:val="HTMLCode"/>
                <w:rFonts w:eastAsiaTheme="majorEastAsia"/>
              </w:rPr>
              <w:t>}</w:t>
            </w:r>
          </w:p>
        </w:tc>
      </w:tr>
    </w:tbl>
    <w:p w:rsidR="00003964" w:rsidRDefault="00003964" w:rsidP="0000396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Hello</w:t>
      </w:r>
    </w:p>
    <w:p w:rsidR="00003964" w:rsidRDefault="00003964" w:rsidP="0000396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Does JVM create an object of class Main?</w:t>
      </w:r>
      <w:r>
        <w:rPr>
          <w:rFonts w:ascii="Helvetica" w:hAnsi="Helvetica" w:cs="Helvetica"/>
          <w:color w:val="000000"/>
          <w:sz w:val="20"/>
          <w:szCs w:val="20"/>
        </w:rPr>
        <w:br/>
        <w:t>The answer is “No”. We have studied that the reason for main() static in Java is to make sure that the main() can be called without any instance. To justify the same, we can see that the following program compiles and runs fine.</w:t>
      </w:r>
    </w:p>
    <w:tbl>
      <w:tblPr>
        <w:tblW w:w="9660" w:type="dxa"/>
        <w:tblCellMar>
          <w:left w:w="0" w:type="dxa"/>
          <w:right w:w="0" w:type="dxa"/>
        </w:tblCellMar>
        <w:tblLook w:val="04A0" w:firstRow="1" w:lastRow="0" w:firstColumn="1" w:lastColumn="0" w:noHBand="0" w:noVBand="1"/>
      </w:tblPr>
      <w:tblGrid>
        <w:gridCol w:w="9660"/>
      </w:tblGrid>
      <w:tr w:rsidR="00003964" w:rsidTr="00003964">
        <w:tc>
          <w:tcPr>
            <w:tcW w:w="9660" w:type="dxa"/>
            <w:vAlign w:val="center"/>
            <w:hideMark/>
          </w:tcPr>
          <w:p w:rsidR="00003964" w:rsidRDefault="00003964" w:rsidP="00003964">
            <w:r>
              <w:rPr>
                <w:rStyle w:val="HTMLCode"/>
                <w:rFonts w:eastAsiaTheme="majorEastAsia"/>
              </w:rPr>
              <w:t>// Not Main is abstract</w:t>
            </w:r>
          </w:p>
          <w:p w:rsidR="00003964" w:rsidRDefault="00003964" w:rsidP="00003964">
            <w:r>
              <w:rPr>
                <w:rStyle w:val="HTMLCode"/>
                <w:rFonts w:eastAsiaTheme="majorEastAsia"/>
              </w:rPr>
              <w:t>abstract</w:t>
            </w:r>
            <w:r>
              <w:t xml:space="preserve"> </w:t>
            </w:r>
            <w:r>
              <w:rPr>
                <w:rStyle w:val="HTMLCode"/>
                <w:rFonts w:eastAsiaTheme="majorEastAsia"/>
              </w:rPr>
              <w:t>class</w:t>
            </w:r>
            <w:r>
              <w:t xml:space="preserve"> </w:t>
            </w:r>
            <w:r>
              <w:rPr>
                <w:rStyle w:val="HTMLCode"/>
                <w:rFonts w:eastAsiaTheme="majorEastAsia"/>
              </w:rPr>
              <w:t>Main {</w:t>
            </w:r>
          </w:p>
          <w:p w:rsidR="00003964" w:rsidRDefault="00003964" w:rsidP="0000396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003964" w:rsidRDefault="00003964" w:rsidP="00003964">
            <w:r>
              <w:rPr>
                <w:rStyle w:val="HTMLCode"/>
                <w:rFonts w:eastAsiaTheme="majorEastAsia"/>
              </w:rPr>
              <w:lastRenderedPageBreak/>
              <w:t>    {</w:t>
            </w:r>
          </w:p>
          <w:p w:rsidR="00003964" w:rsidRDefault="00003964" w:rsidP="00003964">
            <w:r>
              <w:rPr>
                <w:rStyle w:val="HTMLCode"/>
                <w:rFonts w:eastAsiaTheme="majorEastAsia"/>
              </w:rPr>
              <w:t>        System.out.println("Hello");</w:t>
            </w:r>
          </w:p>
          <w:p w:rsidR="00003964" w:rsidRDefault="00003964" w:rsidP="00003964">
            <w:r>
              <w:rPr>
                <w:rStyle w:val="HTMLCode"/>
                <w:rFonts w:eastAsiaTheme="majorEastAsia"/>
              </w:rPr>
              <w:t>    }</w:t>
            </w:r>
          </w:p>
          <w:p w:rsidR="00003964" w:rsidRDefault="00003964" w:rsidP="00003964">
            <w:pPr>
              <w:rPr>
                <w:sz w:val="24"/>
                <w:szCs w:val="24"/>
              </w:rPr>
            </w:pPr>
            <w:r>
              <w:rPr>
                <w:rStyle w:val="HTMLCode"/>
                <w:rFonts w:eastAsiaTheme="majorEastAsia"/>
              </w:rPr>
              <w:t>}</w:t>
            </w:r>
          </w:p>
        </w:tc>
      </w:tr>
    </w:tbl>
    <w:p w:rsidR="00003964" w:rsidRDefault="00003964" w:rsidP="0000396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Output:</w:t>
      </w:r>
    </w:p>
    <w:p w:rsidR="00003964" w:rsidRDefault="00003964" w:rsidP="0000396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Hello</w:t>
      </w:r>
    </w:p>
    <w:p w:rsidR="00003964" w:rsidRDefault="00003964" w:rsidP="0000396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we can’t create object of </w:t>
      </w:r>
      <w:hyperlink r:id="rId33" w:history="1">
        <w:r>
          <w:rPr>
            <w:rStyle w:val="Hyperlink"/>
            <w:rFonts w:ascii="Helvetica" w:hAnsi="Helvetica" w:cs="Helvetica"/>
            <w:color w:val="EC4E20"/>
            <w:sz w:val="23"/>
            <w:szCs w:val="23"/>
            <w:bdr w:val="none" w:sz="0" w:space="0" w:color="auto" w:frame="1"/>
          </w:rPr>
          <w:t>abstract classes in Java</w:t>
        </w:r>
      </w:hyperlink>
      <w:r>
        <w:rPr>
          <w:rFonts w:ascii="Helvetica" w:hAnsi="Helvetica" w:cs="Helvetica"/>
          <w:color w:val="000000"/>
          <w:sz w:val="20"/>
          <w:szCs w:val="20"/>
        </w:rPr>
        <w:t>, it is guaranteed that object of class with main() is not created by JVM.</w:t>
      </w:r>
    </w:p>
    <w:p w:rsidR="00304CF4" w:rsidRDefault="00304CF4" w:rsidP="002B55A0">
      <w:pPr>
        <w:jc w:val="both"/>
        <w:rPr>
          <w:b/>
        </w:rPr>
      </w:pPr>
    </w:p>
    <w:p w:rsidR="00F13FDC" w:rsidRDefault="00F13FDC" w:rsidP="00F13FDC">
      <w:pPr>
        <w:pStyle w:val="Heading1"/>
        <w:spacing w:before="0" w:after="75"/>
        <w:textAlignment w:val="baseline"/>
        <w:rPr>
          <w:b w:val="0"/>
          <w:bCs w:val="0"/>
          <w:sz w:val="42"/>
          <w:szCs w:val="42"/>
        </w:rPr>
      </w:pPr>
      <w:r>
        <w:rPr>
          <w:b w:val="0"/>
          <w:bCs w:val="0"/>
          <w:sz w:val="42"/>
          <w:szCs w:val="42"/>
        </w:rPr>
        <w:t>Is main method compulsory in Java?</w:t>
      </w:r>
    </w:p>
    <w:p w:rsidR="00F13FDC" w:rsidRDefault="00F13FDC" w:rsidP="00F13F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answer to this question depends on version of java you are using. Prior to JDK 5, main method was not mandatory in a java program.</w:t>
      </w:r>
    </w:p>
    <w:p w:rsidR="00F13FDC" w:rsidRDefault="00F13FDC" w:rsidP="00F13FDC">
      <w:pPr>
        <w:numPr>
          <w:ilvl w:val="0"/>
          <w:numId w:val="50"/>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You could write your full code under </w:t>
      </w:r>
      <w:hyperlink r:id="rId34" w:history="1">
        <w:r>
          <w:rPr>
            <w:rStyle w:val="Hyperlink"/>
            <w:rFonts w:ascii="Helvetica" w:hAnsi="Helvetica" w:cs="Helvetica"/>
            <w:color w:val="EC4E20"/>
            <w:sz w:val="23"/>
            <w:szCs w:val="23"/>
            <w:bdr w:val="none" w:sz="0" w:space="0" w:color="auto" w:frame="1"/>
          </w:rPr>
          <w:t>static block</w:t>
        </w:r>
      </w:hyperlink>
      <w:r>
        <w:rPr>
          <w:rFonts w:ascii="Helvetica" w:hAnsi="Helvetica" w:cs="Helvetica"/>
          <w:color w:val="000000"/>
          <w:sz w:val="20"/>
          <w:szCs w:val="20"/>
        </w:rPr>
        <w:t> and it ran normally.</w:t>
      </w:r>
    </w:p>
    <w:p w:rsidR="00F13FDC" w:rsidRDefault="00F13FDC" w:rsidP="00F13FDC">
      <w:pPr>
        <w:numPr>
          <w:ilvl w:val="1"/>
          <w:numId w:val="50"/>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The static block is first executed as soon as the class is loaded before the main(); method is invoked and therefore before the main() is called. main is usually declared as static method and hence </w:t>
      </w:r>
      <w:hyperlink r:id="rId35" w:history="1">
        <w:r>
          <w:rPr>
            <w:rStyle w:val="Hyperlink"/>
            <w:rFonts w:ascii="Helvetica" w:hAnsi="Helvetica" w:cs="Helvetica"/>
            <w:color w:val="EC4E20"/>
            <w:sz w:val="23"/>
            <w:szCs w:val="23"/>
            <w:bdr w:val="none" w:sz="0" w:space="0" w:color="auto" w:frame="1"/>
          </w:rPr>
          <w:t>Java doesn’t need an object to call main method.</w:t>
        </w:r>
      </w:hyperlink>
    </w:p>
    <w:p w:rsidR="00F13FDC" w:rsidRDefault="00F13FDC" w:rsidP="00F13F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br/>
        <w:t>However, From JDK6 main method is mandatory. If your program doesn’t contain main method, then you will get a run-time error “main method not found in the class”. Note that your program will successfully compile in this case, but at run-time, it will throw error.</w:t>
      </w:r>
    </w:p>
    <w:tbl>
      <w:tblPr>
        <w:tblW w:w="9660" w:type="dxa"/>
        <w:tblCellMar>
          <w:left w:w="0" w:type="dxa"/>
          <w:right w:w="0" w:type="dxa"/>
        </w:tblCellMar>
        <w:tblLook w:val="04A0" w:firstRow="1" w:lastRow="0" w:firstColumn="1" w:lastColumn="0" w:noHBand="0" w:noVBand="1"/>
      </w:tblPr>
      <w:tblGrid>
        <w:gridCol w:w="9660"/>
      </w:tblGrid>
      <w:tr w:rsidR="00F13FDC" w:rsidTr="00F13FDC">
        <w:tc>
          <w:tcPr>
            <w:tcW w:w="9660" w:type="dxa"/>
            <w:vAlign w:val="center"/>
            <w:hideMark/>
          </w:tcPr>
          <w:p w:rsidR="00F13FDC" w:rsidRDefault="00F13FDC" w:rsidP="00F13FDC">
            <w:r>
              <w:rPr>
                <w:rStyle w:val="HTMLCode"/>
                <w:rFonts w:eastAsiaTheme="majorEastAsia"/>
              </w:rPr>
              <w:t>// This program will successfully run</w:t>
            </w:r>
          </w:p>
          <w:p w:rsidR="00F13FDC" w:rsidRDefault="00F13FDC" w:rsidP="00F13FDC">
            <w:r>
              <w:rPr>
                <w:rStyle w:val="HTMLCode"/>
                <w:rFonts w:eastAsiaTheme="majorEastAsia"/>
              </w:rPr>
              <w:t>// prior to JDK 5</w:t>
            </w:r>
          </w:p>
          <w:p w:rsidR="00F13FDC" w:rsidRDefault="00F13FDC" w:rsidP="00F13FDC">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 xml:space="preserve">Test </w:t>
            </w:r>
          </w:p>
          <w:p w:rsidR="00F13FDC" w:rsidRDefault="00F13FDC" w:rsidP="00F13FDC">
            <w:r>
              <w:rPr>
                <w:rStyle w:val="HTMLCode"/>
                <w:rFonts w:eastAsiaTheme="majorEastAsia"/>
              </w:rPr>
              <w:t>{</w:t>
            </w:r>
          </w:p>
          <w:p w:rsidR="00F13FDC" w:rsidRDefault="00F13FDC" w:rsidP="00F13FDC">
            <w:r>
              <w:rPr>
                <w:rStyle w:val="HTMLCode"/>
                <w:rFonts w:eastAsiaTheme="majorEastAsia"/>
              </w:rPr>
              <w:t>    // static block</w:t>
            </w:r>
          </w:p>
          <w:p w:rsidR="00F13FDC" w:rsidRDefault="00F13FDC" w:rsidP="00F13FDC">
            <w:r>
              <w:rPr>
                <w:rStyle w:val="HTMLCode"/>
                <w:rFonts w:eastAsiaTheme="majorEastAsia"/>
              </w:rPr>
              <w:t>    static</w:t>
            </w:r>
          </w:p>
          <w:p w:rsidR="00F13FDC" w:rsidRDefault="00F13FDC" w:rsidP="00F13FDC">
            <w:r>
              <w:rPr>
                <w:rStyle w:val="HTMLCode"/>
                <w:rFonts w:eastAsiaTheme="majorEastAsia"/>
              </w:rPr>
              <w:t>    {</w:t>
            </w:r>
          </w:p>
          <w:p w:rsidR="00F13FDC" w:rsidRDefault="00F13FDC" w:rsidP="00F13FDC">
            <w:r>
              <w:rPr>
                <w:rStyle w:val="HTMLCode"/>
                <w:rFonts w:eastAsiaTheme="majorEastAsia"/>
              </w:rPr>
              <w:t>        System.out.println("program is running without main() method");</w:t>
            </w:r>
          </w:p>
          <w:p w:rsidR="00F13FDC" w:rsidRDefault="00F13FDC" w:rsidP="00F13FDC">
            <w:r>
              <w:rPr>
                <w:rStyle w:val="HTMLCode"/>
                <w:rFonts w:eastAsiaTheme="majorEastAsia"/>
              </w:rPr>
              <w:t>    }</w:t>
            </w:r>
          </w:p>
          <w:p w:rsidR="00F13FDC" w:rsidRDefault="00F13FDC" w:rsidP="00F13FDC">
            <w:pPr>
              <w:rPr>
                <w:sz w:val="24"/>
                <w:szCs w:val="24"/>
              </w:rPr>
            </w:pPr>
            <w:r>
              <w:rPr>
                <w:rStyle w:val="HTMLCode"/>
                <w:rFonts w:eastAsiaTheme="majorEastAsia"/>
              </w:rPr>
              <w:t>}</w:t>
            </w:r>
          </w:p>
        </w:tc>
      </w:tr>
    </w:tbl>
    <w:p w:rsidR="00F13FDC" w:rsidRDefault="00F13FDC" w:rsidP="00F13FDC">
      <w:pPr>
        <w:shd w:val="clear" w:color="auto" w:fill="FFFFFF"/>
        <w:jc w:val="both"/>
        <w:textAlignment w:val="baseline"/>
        <w:rPr>
          <w:rFonts w:ascii="Helvetica" w:hAnsi="Helvetica" w:cs="Helvetica"/>
          <w:color w:val="000000"/>
          <w:sz w:val="20"/>
          <w:szCs w:val="20"/>
        </w:rPr>
      </w:pPr>
      <w:r>
        <w:rPr>
          <w:rFonts w:ascii="Helvetica" w:hAnsi="Helvetica" w:cs="Helvetica"/>
          <w:color w:val="000000"/>
          <w:sz w:val="20"/>
          <w:szCs w:val="20"/>
        </w:rPr>
        <w:t>Run on IDE</w:t>
      </w:r>
    </w:p>
    <w:p w:rsidR="00F13FDC" w:rsidRDefault="00F13FDC" w:rsidP="00F13F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F13FDC" w:rsidRDefault="00F13FDC" w:rsidP="00F13FDC">
      <w:pPr>
        <w:numPr>
          <w:ilvl w:val="0"/>
          <w:numId w:val="50"/>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If run prior to JDK 5</w:t>
      </w:r>
    </w:p>
    <w:p w:rsidR="00F13FDC" w:rsidRDefault="00F13FDC" w:rsidP="00F13FDC">
      <w:pPr>
        <w:pStyle w:val="HTMLPreformatted"/>
        <w:numPr>
          <w:ilvl w:val="0"/>
          <w:numId w:val="5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program is running without main() method</w:t>
      </w:r>
    </w:p>
    <w:p w:rsidR="00F13FDC" w:rsidRDefault="00F13FDC" w:rsidP="00F13FDC">
      <w:pPr>
        <w:numPr>
          <w:ilvl w:val="0"/>
          <w:numId w:val="50"/>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If run on JDK 6,7,8</w:t>
      </w:r>
    </w:p>
    <w:p w:rsidR="00F13FDC" w:rsidRDefault="00F13FDC" w:rsidP="00F13FDC">
      <w:pPr>
        <w:pStyle w:val="HTMLPreformatted"/>
        <w:numPr>
          <w:ilvl w:val="0"/>
          <w:numId w:val="50"/>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Error: Main method not found in class Test, please define the main method as:</w:t>
      </w:r>
    </w:p>
    <w:p w:rsidR="00F13FDC" w:rsidRDefault="00F13FDC" w:rsidP="00F13FD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public static void main(String[] args)</w:t>
      </w:r>
    </w:p>
    <w:p w:rsidR="00304CF4" w:rsidRDefault="00304CF4" w:rsidP="002B55A0">
      <w:pPr>
        <w:jc w:val="both"/>
        <w:rPr>
          <w:b/>
        </w:rPr>
      </w:pPr>
    </w:p>
    <w:p w:rsidR="00304CF4" w:rsidRDefault="00304CF4" w:rsidP="002B55A0">
      <w:pPr>
        <w:jc w:val="both"/>
        <w:rPr>
          <w:b/>
        </w:rPr>
      </w:pPr>
    </w:p>
    <w:p w:rsidR="00650061" w:rsidRDefault="00650061" w:rsidP="00650061">
      <w:pPr>
        <w:pStyle w:val="Heading1"/>
        <w:spacing w:before="0" w:after="75"/>
        <w:textAlignment w:val="baseline"/>
        <w:rPr>
          <w:b w:val="0"/>
          <w:bCs w:val="0"/>
          <w:sz w:val="42"/>
          <w:szCs w:val="42"/>
        </w:rPr>
      </w:pPr>
      <w:r>
        <w:rPr>
          <w:b w:val="0"/>
          <w:bCs w:val="0"/>
          <w:sz w:val="42"/>
          <w:szCs w:val="42"/>
        </w:rPr>
        <w:t>Myth about the file name and class name in Java</w:t>
      </w:r>
    </w:p>
    <w:p w:rsidR="00650061" w:rsidRDefault="00650061" w:rsidP="00650061">
      <w:pPr>
        <w:textAlignment w:val="baseline"/>
        <w:rPr>
          <w:sz w:val="16"/>
          <w:szCs w:val="16"/>
        </w:rPr>
      </w:pPr>
      <w:hyperlink r:id="rId36" w:tooltip="Basic" w:history="1">
        <w:r>
          <w:rPr>
            <w:rStyle w:val="articlerating"/>
            <w:b/>
            <w:bCs/>
            <w:color w:val="FFFFFF"/>
            <w:sz w:val="30"/>
            <w:szCs w:val="30"/>
            <w:bdr w:val="none" w:sz="0" w:space="0" w:color="auto" w:frame="1"/>
            <w:shd w:val="clear" w:color="auto" w:fill="007F4E"/>
          </w:rPr>
          <w:t>1.6</w:t>
        </w:r>
      </w:hyperlink>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first lecture note given during java class is “In java file name and class name should be the same”. When the above law is violated a compiler error message will appear as below</w:t>
      </w:r>
    </w:p>
    <w:tbl>
      <w:tblPr>
        <w:tblW w:w="9660" w:type="dxa"/>
        <w:tblCellMar>
          <w:left w:w="0" w:type="dxa"/>
          <w:right w:w="0" w:type="dxa"/>
        </w:tblCellMar>
        <w:tblLook w:val="04A0" w:firstRow="1" w:lastRow="0" w:firstColumn="1" w:lastColumn="0" w:noHBand="0" w:noVBand="1"/>
      </w:tblPr>
      <w:tblGrid>
        <w:gridCol w:w="9660"/>
      </w:tblGrid>
      <w:tr w:rsidR="00650061" w:rsidTr="00650061">
        <w:tc>
          <w:tcPr>
            <w:tcW w:w="9660" w:type="dxa"/>
            <w:vAlign w:val="center"/>
            <w:hideMark/>
          </w:tcPr>
          <w:p w:rsidR="00650061" w:rsidRDefault="00650061" w:rsidP="00650061">
            <w:r>
              <w:rPr>
                <w:rStyle w:val="HTMLCode"/>
                <w:rFonts w:eastAsiaTheme="majorEastAsia"/>
              </w:rPr>
              <w:t>/***** File name: Trial.java ******/</w:t>
            </w:r>
          </w:p>
          <w:p w:rsidR="00650061" w:rsidRDefault="00650061" w:rsidP="00650061">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Geeks</w:t>
            </w:r>
          </w:p>
          <w:p w:rsidR="00650061" w:rsidRDefault="00650061" w:rsidP="00650061">
            <w:r>
              <w:rPr>
                <w:rStyle w:val="HTMLCode"/>
                <w:rFonts w:eastAsiaTheme="majorEastAsia"/>
              </w:rPr>
              <w:t>{</w:t>
            </w:r>
          </w:p>
          <w:p w:rsidR="00650061" w:rsidRDefault="00650061" w:rsidP="00650061">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 {</w:t>
            </w:r>
          </w:p>
          <w:p w:rsidR="00650061" w:rsidRDefault="00650061" w:rsidP="00650061">
            <w:r>
              <w:rPr>
                <w:rStyle w:val="HTMLCode"/>
                <w:rFonts w:eastAsiaTheme="majorEastAsia"/>
              </w:rPr>
              <w:t>        System.out.println("Hello world");</w:t>
            </w:r>
          </w:p>
          <w:p w:rsidR="00650061" w:rsidRDefault="00650061" w:rsidP="00650061">
            <w:r>
              <w:rPr>
                <w:rStyle w:val="HTMLCode"/>
                <w:rFonts w:eastAsiaTheme="majorEastAsia"/>
              </w:rPr>
              <w:t>   }</w:t>
            </w:r>
          </w:p>
          <w:p w:rsidR="00650061" w:rsidRDefault="00650061" w:rsidP="00650061">
            <w:pPr>
              <w:rPr>
                <w:sz w:val="24"/>
                <w:szCs w:val="24"/>
              </w:rPr>
            </w:pPr>
            <w:r>
              <w:rPr>
                <w:rStyle w:val="HTMLCode"/>
                <w:rFonts w:eastAsiaTheme="majorEastAsia"/>
              </w:rPr>
              <w:t>}</w:t>
            </w:r>
          </w:p>
        </w:tc>
      </w:tr>
    </w:tbl>
    <w:p w:rsidR="00650061" w:rsidRDefault="00650061" w:rsidP="00650061">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t>Run on IDE</w:t>
      </w:r>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javac Trial.java</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Trial.java:9: error: class Geeks is public, should be</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declared in a file named Geeks.java</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public class Geeks</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1 error </w:t>
      </w:r>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But the myth can be violated in such a way to compile the above file.</w:t>
      </w:r>
    </w:p>
    <w:tbl>
      <w:tblPr>
        <w:tblW w:w="9660" w:type="dxa"/>
        <w:tblCellMar>
          <w:left w:w="0" w:type="dxa"/>
          <w:right w:w="0" w:type="dxa"/>
        </w:tblCellMar>
        <w:tblLook w:val="04A0" w:firstRow="1" w:lastRow="0" w:firstColumn="1" w:lastColumn="0" w:noHBand="0" w:noVBand="1"/>
      </w:tblPr>
      <w:tblGrid>
        <w:gridCol w:w="9660"/>
      </w:tblGrid>
      <w:tr w:rsidR="00650061" w:rsidTr="00650061">
        <w:tc>
          <w:tcPr>
            <w:tcW w:w="9660" w:type="dxa"/>
            <w:vAlign w:val="center"/>
            <w:hideMark/>
          </w:tcPr>
          <w:p w:rsidR="00650061" w:rsidRDefault="00650061" w:rsidP="00650061">
            <w:r>
              <w:rPr>
                <w:rStyle w:val="HTMLCode"/>
                <w:rFonts w:eastAsiaTheme="majorEastAsia"/>
              </w:rPr>
              <w:t>/***** File name: Trial.java ******/</w:t>
            </w:r>
          </w:p>
          <w:p w:rsidR="00650061" w:rsidRDefault="00650061" w:rsidP="00650061">
            <w:r>
              <w:rPr>
                <w:rStyle w:val="HTMLCode"/>
                <w:rFonts w:eastAsiaTheme="majorEastAsia"/>
              </w:rPr>
              <w:t>class</w:t>
            </w:r>
            <w:r>
              <w:t xml:space="preserve"> </w:t>
            </w:r>
            <w:r>
              <w:rPr>
                <w:rStyle w:val="HTMLCode"/>
                <w:rFonts w:eastAsiaTheme="majorEastAsia"/>
              </w:rPr>
              <w:t>Geeks</w:t>
            </w:r>
          </w:p>
          <w:p w:rsidR="00650061" w:rsidRDefault="00650061" w:rsidP="00650061">
            <w:r>
              <w:rPr>
                <w:rStyle w:val="HTMLCode"/>
                <w:rFonts w:eastAsiaTheme="majorEastAsia"/>
              </w:rPr>
              <w:t>{</w:t>
            </w:r>
          </w:p>
          <w:p w:rsidR="00650061" w:rsidRDefault="00650061" w:rsidP="00650061">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 {</w:t>
            </w:r>
          </w:p>
          <w:p w:rsidR="00650061" w:rsidRDefault="00650061" w:rsidP="00650061">
            <w:r>
              <w:rPr>
                <w:rStyle w:val="HTMLCode"/>
                <w:rFonts w:eastAsiaTheme="majorEastAsia"/>
              </w:rPr>
              <w:t>        System.out.println("Hello world");</w:t>
            </w:r>
          </w:p>
          <w:p w:rsidR="00650061" w:rsidRDefault="00650061" w:rsidP="00650061">
            <w:r>
              <w:rPr>
                <w:rStyle w:val="HTMLCode"/>
                <w:rFonts w:eastAsiaTheme="majorEastAsia"/>
              </w:rPr>
              <w:t>    }</w:t>
            </w:r>
          </w:p>
          <w:p w:rsidR="00650061" w:rsidRDefault="00650061" w:rsidP="00650061">
            <w:pPr>
              <w:rPr>
                <w:sz w:val="24"/>
                <w:szCs w:val="24"/>
              </w:rPr>
            </w:pPr>
            <w:r>
              <w:rPr>
                <w:rStyle w:val="HTMLCode"/>
                <w:rFonts w:eastAsiaTheme="majorEastAsia"/>
              </w:rPr>
              <w:lastRenderedPageBreak/>
              <w:t>}</w:t>
            </w:r>
          </w:p>
        </w:tc>
      </w:tr>
    </w:tbl>
    <w:p w:rsidR="00650061" w:rsidRDefault="00650061" w:rsidP="00650061">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Step 1: javac Trial.java</w:t>
      </w:r>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Step1 will create a Geeks.class (byte code) without any error message since the class is not public.</w:t>
      </w:r>
    </w:p>
    <w:p w:rsidR="00650061" w:rsidRDefault="00650061" w:rsidP="0065006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Step 2: java Geeks</w:t>
      </w:r>
    </w:p>
    <w:p w:rsidR="00650061" w:rsidRDefault="00650061" w:rsidP="00650061">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Now the output will be </w:t>
      </w:r>
      <w:r>
        <w:rPr>
          <w:rStyle w:val="Strong"/>
          <w:rFonts w:ascii="Helvetica" w:hAnsi="Helvetica" w:cs="Helvetica"/>
          <w:color w:val="000000"/>
          <w:sz w:val="23"/>
          <w:szCs w:val="23"/>
          <w:bdr w:val="none" w:sz="0" w:space="0" w:color="auto" w:frame="1"/>
        </w:rPr>
        <w:t>Hello world</w:t>
      </w:r>
    </w:p>
    <w:p w:rsidR="00650061" w:rsidRDefault="00650061" w:rsidP="00650061">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myth about the file name and class name should be same only when the class is declared in</w:t>
      </w:r>
      <w:r>
        <w:rPr>
          <w:rFonts w:ascii="Helvetica" w:hAnsi="Helvetica" w:cs="Helvetica"/>
          <w:color w:val="000000"/>
          <w:sz w:val="20"/>
          <w:szCs w:val="20"/>
        </w:rPr>
        <w:br/>
      </w:r>
      <w:r>
        <w:rPr>
          <w:rStyle w:val="Strong"/>
          <w:rFonts w:ascii="Helvetica" w:hAnsi="Helvetica" w:cs="Helvetica"/>
          <w:color w:val="000000"/>
          <w:sz w:val="23"/>
          <w:szCs w:val="23"/>
          <w:bdr w:val="none" w:sz="0" w:space="0" w:color="auto" w:frame="1"/>
        </w:rPr>
        <w:t>public</w:t>
      </w:r>
      <w:r>
        <w:rPr>
          <w:rFonts w:ascii="Helvetica" w:hAnsi="Helvetica" w:cs="Helvetica"/>
          <w:color w:val="000000"/>
          <w:sz w:val="20"/>
          <w:szCs w:val="20"/>
        </w:rPr>
        <w:t>.</w:t>
      </w:r>
    </w:p>
    <w:p w:rsidR="00650061" w:rsidRDefault="00650061" w:rsidP="00650061">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above program works as follows :</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extent cx="5486400" cy="2466975"/>
            <wp:effectExtent l="0" t="0" r="0" b="0"/>
            <wp:docPr id="38" name="Picture 38" descr="javaex">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ex">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Now this .class file can be executed. By the above features some more miracles can be done. It is possible to have many classes in a java file. For debugging purposes this approach can be used. Each class can be executed separately to test their functionalities(only on one condition: Inheritance concept should not be used).</w:t>
      </w:r>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But in general it is good to follow the myth.</w:t>
      </w:r>
    </w:p>
    <w:p w:rsidR="00650061" w:rsidRDefault="00650061" w:rsidP="00650061">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w:t>
      </w:r>
    </w:p>
    <w:tbl>
      <w:tblPr>
        <w:tblW w:w="9660" w:type="dxa"/>
        <w:tblCellMar>
          <w:left w:w="0" w:type="dxa"/>
          <w:right w:w="0" w:type="dxa"/>
        </w:tblCellMar>
        <w:tblLook w:val="04A0" w:firstRow="1" w:lastRow="0" w:firstColumn="1" w:lastColumn="0" w:noHBand="0" w:noVBand="1"/>
      </w:tblPr>
      <w:tblGrid>
        <w:gridCol w:w="9660"/>
      </w:tblGrid>
      <w:tr w:rsidR="00650061" w:rsidTr="00650061">
        <w:tc>
          <w:tcPr>
            <w:tcW w:w="9660" w:type="dxa"/>
            <w:vAlign w:val="center"/>
            <w:hideMark/>
          </w:tcPr>
          <w:p w:rsidR="00650061" w:rsidRDefault="00650061" w:rsidP="00650061">
            <w:r>
              <w:rPr>
                <w:rStyle w:val="HTMLCode"/>
                <w:rFonts w:eastAsiaTheme="majorEastAsia"/>
              </w:rPr>
              <w:t>/*** File name: Trial.java ***/</w:t>
            </w:r>
          </w:p>
          <w:p w:rsidR="00650061" w:rsidRDefault="00650061" w:rsidP="00650061">
            <w:r>
              <w:rPr>
                <w:rStyle w:val="HTMLCode"/>
                <w:rFonts w:eastAsiaTheme="majorEastAsia"/>
              </w:rPr>
              <w:t>class</w:t>
            </w:r>
            <w:r>
              <w:t xml:space="preserve"> </w:t>
            </w:r>
            <w:r>
              <w:rPr>
                <w:rStyle w:val="HTMLCode"/>
                <w:rFonts w:eastAsiaTheme="majorEastAsia"/>
              </w:rPr>
              <w:t>ForGeeks</w:t>
            </w:r>
          </w:p>
          <w:p w:rsidR="00650061" w:rsidRDefault="00650061" w:rsidP="00650061">
            <w:r>
              <w:rPr>
                <w:rStyle w:val="HTMLCode"/>
                <w:rFonts w:eastAsiaTheme="majorEastAsia"/>
              </w:rPr>
              <w:t>{</w:t>
            </w:r>
          </w:p>
          <w:p w:rsidR="00650061" w:rsidRDefault="00650061" w:rsidP="00650061">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650061" w:rsidRDefault="00650061" w:rsidP="00650061">
            <w:r>
              <w:rPr>
                <w:rStyle w:val="HTMLCode"/>
                <w:rFonts w:eastAsiaTheme="majorEastAsia"/>
              </w:rPr>
              <w:t>      System.out.println("For Geeks class");</w:t>
            </w:r>
          </w:p>
          <w:p w:rsidR="00650061" w:rsidRDefault="00650061" w:rsidP="00650061">
            <w:r>
              <w:rPr>
                <w:rStyle w:val="HTMLCode"/>
                <w:rFonts w:eastAsiaTheme="majorEastAsia"/>
              </w:rPr>
              <w:t>   }</w:t>
            </w:r>
          </w:p>
          <w:p w:rsidR="00650061" w:rsidRDefault="00650061" w:rsidP="00650061">
            <w:r>
              <w:rPr>
                <w:rStyle w:val="HTMLCode"/>
                <w:rFonts w:eastAsiaTheme="majorEastAsia"/>
              </w:rPr>
              <w:t>}</w:t>
            </w:r>
          </w:p>
          <w:p w:rsidR="00650061" w:rsidRDefault="00650061" w:rsidP="00650061">
            <w:r>
              <w:rPr>
                <w:rStyle w:val="HTMLCode"/>
                <w:rFonts w:eastAsiaTheme="majorEastAsia"/>
              </w:rPr>
              <w:t>class</w:t>
            </w:r>
            <w:r>
              <w:t xml:space="preserve"> </w:t>
            </w:r>
            <w:r>
              <w:rPr>
                <w:rStyle w:val="HTMLCode"/>
                <w:rFonts w:eastAsiaTheme="majorEastAsia"/>
              </w:rPr>
              <w:t>GeeksTest</w:t>
            </w:r>
          </w:p>
          <w:p w:rsidR="00650061" w:rsidRDefault="00650061" w:rsidP="00650061">
            <w:r>
              <w:rPr>
                <w:rStyle w:val="HTMLCode"/>
                <w:rFonts w:eastAsiaTheme="majorEastAsia"/>
              </w:rPr>
              <w:t>{</w:t>
            </w:r>
          </w:p>
          <w:p w:rsidR="00650061" w:rsidRDefault="00650061" w:rsidP="00650061">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650061" w:rsidRDefault="00650061" w:rsidP="00650061">
            <w:r>
              <w:rPr>
                <w:rStyle w:val="HTMLCode"/>
                <w:rFonts w:eastAsiaTheme="majorEastAsia"/>
              </w:rPr>
              <w:t>      System.out.println("Geeks Test class");</w:t>
            </w:r>
          </w:p>
          <w:p w:rsidR="00650061" w:rsidRDefault="00650061" w:rsidP="00650061">
            <w:r>
              <w:rPr>
                <w:rStyle w:val="HTMLCode"/>
                <w:rFonts w:eastAsiaTheme="majorEastAsia"/>
              </w:rPr>
              <w:lastRenderedPageBreak/>
              <w:t>   }</w:t>
            </w:r>
          </w:p>
          <w:p w:rsidR="00650061" w:rsidRDefault="00650061" w:rsidP="00650061">
            <w:pPr>
              <w:rPr>
                <w:sz w:val="24"/>
                <w:szCs w:val="24"/>
              </w:rPr>
            </w:pPr>
            <w:r>
              <w:rPr>
                <w:rStyle w:val="HTMLCode"/>
                <w:rFonts w:eastAsiaTheme="majorEastAsia"/>
              </w:rPr>
              <w:t>}</w:t>
            </w:r>
          </w:p>
        </w:tc>
      </w:tr>
    </w:tbl>
    <w:p w:rsidR="00650061" w:rsidRDefault="00650061" w:rsidP="00650061">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650061" w:rsidRDefault="00650061" w:rsidP="00650061">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When the above file is compiled as </w:t>
      </w:r>
      <w:r>
        <w:rPr>
          <w:rStyle w:val="Strong"/>
          <w:rFonts w:ascii="Helvetica" w:hAnsi="Helvetica" w:cs="Helvetica"/>
          <w:color w:val="000000"/>
          <w:sz w:val="23"/>
          <w:szCs w:val="23"/>
          <w:bdr w:val="none" w:sz="0" w:space="0" w:color="auto" w:frame="1"/>
        </w:rPr>
        <w:t>javac Trial.java </w:t>
      </w:r>
      <w:r>
        <w:rPr>
          <w:rFonts w:ascii="Helvetica" w:hAnsi="Helvetica" w:cs="Helvetica"/>
          <w:color w:val="000000"/>
          <w:sz w:val="20"/>
          <w:szCs w:val="20"/>
        </w:rPr>
        <w:t>will create two .class files as </w:t>
      </w:r>
      <w:r>
        <w:rPr>
          <w:rStyle w:val="Strong"/>
          <w:rFonts w:ascii="Helvetica" w:hAnsi="Helvetica" w:cs="Helvetica"/>
          <w:color w:val="000000"/>
          <w:sz w:val="23"/>
          <w:szCs w:val="23"/>
          <w:bdr w:val="none" w:sz="0" w:space="0" w:color="auto" w:frame="1"/>
        </w:rPr>
        <w:t>ForGeeks.class and GeeksTest.class </w:t>
      </w:r>
      <w:r>
        <w:rPr>
          <w:rFonts w:ascii="Helvetica" w:hAnsi="Helvetica" w:cs="Helvetica"/>
          <w:color w:val="000000"/>
          <w:sz w:val="20"/>
          <w:szCs w:val="20"/>
        </w:rPr>
        <w:t>.</w:t>
      </w:r>
      <w:r>
        <w:rPr>
          <w:rFonts w:ascii="Helvetica" w:hAnsi="Helvetica" w:cs="Helvetica"/>
          <w:color w:val="000000"/>
          <w:sz w:val="20"/>
          <w:szCs w:val="20"/>
        </w:rPr>
        <w:br/>
        <w:t>Since each class has separate main() stub they can be tested individually.</w:t>
      </w:r>
      <w:r>
        <w:rPr>
          <w:rFonts w:ascii="Helvetica" w:hAnsi="Helvetica" w:cs="Helvetica"/>
          <w:color w:val="000000"/>
          <w:sz w:val="20"/>
          <w:szCs w:val="20"/>
        </w:rPr>
        <w:br/>
        <w:t>When </w:t>
      </w:r>
      <w:r>
        <w:rPr>
          <w:rStyle w:val="Strong"/>
          <w:rFonts w:ascii="Helvetica" w:hAnsi="Helvetica" w:cs="Helvetica"/>
          <w:color w:val="000000"/>
          <w:sz w:val="23"/>
          <w:szCs w:val="23"/>
          <w:bdr w:val="none" w:sz="0" w:space="0" w:color="auto" w:frame="1"/>
        </w:rPr>
        <w:t>java ForGeeks</w:t>
      </w:r>
      <w:r>
        <w:rPr>
          <w:rFonts w:ascii="Helvetica" w:hAnsi="Helvetica" w:cs="Helvetica"/>
          <w:color w:val="000000"/>
          <w:sz w:val="20"/>
          <w:szCs w:val="20"/>
        </w:rPr>
        <w:t> is executed the output is </w:t>
      </w:r>
      <w:r>
        <w:rPr>
          <w:rStyle w:val="Strong"/>
          <w:rFonts w:ascii="Helvetica" w:hAnsi="Helvetica" w:cs="Helvetica"/>
          <w:color w:val="000000"/>
          <w:sz w:val="23"/>
          <w:szCs w:val="23"/>
          <w:bdr w:val="none" w:sz="0" w:space="0" w:color="auto" w:frame="1"/>
        </w:rPr>
        <w:t>For Geeks class</w:t>
      </w:r>
      <w:r>
        <w:rPr>
          <w:rFonts w:ascii="Helvetica" w:hAnsi="Helvetica" w:cs="Helvetica"/>
          <w:color w:val="000000"/>
          <w:sz w:val="20"/>
          <w:szCs w:val="20"/>
        </w:rPr>
        <w:t>.</w:t>
      </w:r>
      <w:r>
        <w:rPr>
          <w:rFonts w:ascii="Helvetica" w:hAnsi="Helvetica" w:cs="Helvetica"/>
          <w:color w:val="000000"/>
          <w:sz w:val="20"/>
          <w:szCs w:val="20"/>
        </w:rPr>
        <w:br/>
        <w:t>When </w:t>
      </w:r>
      <w:r>
        <w:rPr>
          <w:rStyle w:val="Strong"/>
          <w:rFonts w:ascii="Helvetica" w:hAnsi="Helvetica" w:cs="Helvetica"/>
          <w:color w:val="000000"/>
          <w:sz w:val="23"/>
          <w:szCs w:val="23"/>
          <w:bdr w:val="none" w:sz="0" w:space="0" w:color="auto" w:frame="1"/>
        </w:rPr>
        <w:t>java GeeksTest</w:t>
      </w:r>
      <w:r>
        <w:rPr>
          <w:rFonts w:ascii="Helvetica" w:hAnsi="Helvetica" w:cs="Helvetica"/>
          <w:color w:val="000000"/>
          <w:sz w:val="20"/>
          <w:szCs w:val="20"/>
        </w:rPr>
        <w:t> is executed the output is </w:t>
      </w:r>
      <w:r>
        <w:rPr>
          <w:rStyle w:val="Strong"/>
          <w:rFonts w:ascii="Helvetica" w:hAnsi="Helvetica" w:cs="Helvetica"/>
          <w:color w:val="000000"/>
          <w:sz w:val="23"/>
          <w:szCs w:val="23"/>
          <w:bdr w:val="none" w:sz="0" w:space="0" w:color="auto" w:frame="1"/>
        </w:rPr>
        <w:t>Geeks Test class</w:t>
      </w:r>
      <w:r>
        <w:rPr>
          <w:rFonts w:ascii="Helvetica" w:hAnsi="Helvetica" w:cs="Helvetica"/>
          <w:color w:val="000000"/>
          <w:sz w:val="20"/>
          <w:szCs w:val="20"/>
        </w:rPr>
        <w:t>.</w:t>
      </w:r>
    </w:p>
    <w:p w:rsidR="00304CF4" w:rsidRDefault="00304CF4" w:rsidP="002B55A0">
      <w:pPr>
        <w:jc w:val="both"/>
        <w:rPr>
          <w:b/>
        </w:rPr>
      </w:pPr>
    </w:p>
    <w:p w:rsidR="00304CF4" w:rsidRDefault="00304CF4" w:rsidP="002B55A0">
      <w:pPr>
        <w:jc w:val="both"/>
        <w:rPr>
          <w:b/>
        </w:rPr>
      </w:pPr>
    </w:p>
    <w:p w:rsidR="00304CF4" w:rsidRDefault="00304CF4" w:rsidP="002B55A0">
      <w:pPr>
        <w:jc w:val="both"/>
        <w:rPr>
          <w:b/>
        </w:rPr>
      </w:pPr>
    </w:p>
    <w:p w:rsidR="001676FD" w:rsidRDefault="001676FD" w:rsidP="001676FD">
      <w:pPr>
        <w:pStyle w:val="Heading1"/>
        <w:spacing w:before="0" w:after="75"/>
        <w:textAlignment w:val="baseline"/>
        <w:rPr>
          <w:b w:val="0"/>
          <w:bCs w:val="0"/>
          <w:sz w:val="42"/>
          <w:szCs w:val="42"/>
        </w:rPr>
      </w:pPr>
      <w:r>
        <w:rPr>
          <w:b w:val="0"/>
          <w:bCs w:val="0"/>
          <w:sz w:val="42"/>
          <w:szCs w:val="42"/>
        </w:rPr>
        <w:t>How to run java class file which is in different directory?</w:t>
      </w:r>
    </w:p>
    <w:p w:rsidR="001676FD" w:rsidRDefault="001676FD" w:rsidP="001676FD">
      <w:pPr>
        <w:textAlignment w:val="baseline"/>
        <w:rPr>
          <w:sz w:val="16"/>
          <w:szCs w:val="16"/>
        </w:rPr>
      </w:pPr>
      <w:hyperlink r:id="rId39" w:tooltip="Easy" w:history="1">
        <w:r>
          <w:rPr>
            <w:rStyle w:val="articlerating"/>
            <w:b/>
            <w:bCs/>
            <w:color w:val="FFFFFF"/>
            <w:sz w:val="30"/>
            <w:szCs w:val="30"/>
            <w:bdr w:val="none" w:sz="0" w:space="0" w:color="auto" w:frame="1"/>
            <w:shd w:val="clear" w:color="auto" w:fill="72B043"/>
          </w:rPr>
          <w:t>2.8</w:t>
        </w:r>
      </w:hyperlink>
    </w:p>
    <w:p w:rsidR="001676FD" w:rsidRDefault="001676FD" w:rsidP="001676FD">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this article we will learn about how to use other project’s utilities, classes and members. Before proceeding let’s learn about some keywords.</w:t>
      </w:r>
    </w:p>
    <w:p w:rsidR="001676FD" w:rsidRDefault="001676FD" w:rsidP="001676FD">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classpath</w:t>
      </w:r>
    </w:p>
    <w:p w:rsidR="001676FD" w:rsidRDefault="001676FD" w:rsidP="001676FD">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Classpath is the location from where jvm starts execution of a program. Similar to the classic dynamic loading behavior, when executing Java programs, the Java Virtual Machine finds and loads classes lazily (it loads the bytecode of a class only when the class is first used). The classpath tells Java where to look in the filesystem for files defining these classes. Variables and methods which are accessible and available at classpath are known as classpath variables. By default JVM always access the classpath classes while executing a program. JVM always go into the deep of classpath to search a class or resource.</w:t>
      </w:r>
    </w:p>
    <w:p w:rsidR="001676FD" w:rsidRDefault="001676FD" w:rsidP="001676FD">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The JVM searches for and loads classes in this order:</w:t>
      </w:r>
    </w:p>
    <w:p w:rsidR="001676FD" w:rsidRDefault="001676FD" w:rsidP="001676FD">
      <w:pPr>
        <w:numPr>
          <w:ilvl w:val="0"/>
          <w:numId w:val="51"/>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bootstrap classes:</w:t>
      </w:r>
      <w:r>
        <w:rPr>
          <w:rFonts w:ascii="Helvetica" w:hAnsi="Helvetica" w:cs="Helvetica"/>
          <w:color w:val="000000"/>
          <w:sz w:val="20"/>
          <w:szCs w:val="20"/>
        </w:rPr>
        <w:t> the classes that are fundamental to the Java Platform (comprising the public classes of the Java Class Library, and the private classes that are necessary for this library to be functional).</w:t>
      </w:r>
    </w:p>
    <w:p w:rsidR="001676FD" w:rsidRDefault="001676FD" w:rsidP="001676FD">
      <w:pPr>
        <w:numPr>
          <w:ilvl w:val="0"/>
          <w:numId w:val="51"/>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extension classes:</w:t>
      </w:r>
      <w:r>
        <w:rPr>
          <w:rFonts w:ascii="Helvetica" w:hAnsi="Helvetica" w:cs="Helvetica"/>
          <w:color w:val="000000"/>
          <w:sz w:val="20"/>
          <w:szCs w:val="20"/>
        </w:rPr>
        <w:t> packages that are in the extension directory of the JRE or JDK, jre/lib/ext/ user-defined packages and libraries</w:t>
      </w:r>
    </w:p>
    <w:p w:rsidR="001676FD" w:rsidRDefault="001676FD" w:rsidP="001676FD">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Using import keyword</w:t>
      </w:r>
    </w:p>
    <w:p w:rsidR="001676FD" w:rsidRDefault="001676FD" w:rsidP="001676FD">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import keyword is used in Java to import classes from current project’s classpath. You can import classes from different packages but from same classpath. It is to be remembered that packaging of a class starts from classpath. Suppose you have directory structure as follows:</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 &gt; b &gt; c &gt; d &gt; class A</w:t>
      </w:r>
    </w:p>
    <w:p w:rsidR="001676FD" w:rsidRDefault="001676FD" w:rsidP="001676FD">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and your classpath starts from c, </w:t>
      </w:r>
      <w:r>
        <w:rPr>
          <w:rStyle w:val="Strong"/>
          <w:rFonts w:ascii="Helvetica" w:eastAsiaTheme="majorEastAsia" w:hAnsi="Helvetica" w:cs="Helvetica"/>
          <w:color w:val="000000"/>
          <w:sz w:val="23"/>
          <w:szCs w:val="23"/>
          <w:bdr w:val="none" w:sz="0" w:space="0" w:color="auto" w:frame="1"/>
        </w:rPr>
        <w:t>then your class should be in package d not in a.b.c.d</w:t>
      </w:r>
      <w:r>
        <w:rPr>
          <w:rFonts w:ascii="Helvetica" w:hAnsi="Helvetica" w:cs="Helvetica"/>
          <w:color w:val="000000"/>
          <w:sz w:val="20"/>
          <w:szCs w:val="20"/>
        </w:rPr>
        <w:t>.</w:t>
      </w:r>
    </w:p>
    <w:p w:rsidR="001676FD" w:rsidRDefault="001676FD" w:rsidP="001676FD">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Using classpath -cp option</w:t>
      </w:r>
    </w:p>
    <w:p w:rsidR="001676FD" w:rsidRDefault="001676FD" w:rsidP="001676FD">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import keyword can import classes from current classpath, outside the classpath import can’t be used. Now suppose you already have a project in which you have used some utility classes, which you need in your second project also. Then in this situation import keyword doesn’t work because your first project is at another classpath. In that case you can use </w:t>
      </w:r>
      <w:r>
        <w:rPr>
          <w:rStyle w:val="Strong"/>
          <w:rFonts w:ascii="Helvetica" w:eastAsiaTheme="majorEastAsia" w:hAnsi="Helvetica" w:cs="Helvetica"/>
          <w:color w:val="000000"/>
          <w:sz w:val="23"/>
          <w:szCs w:val="23"/>
          <w:bdr w:val="none" w:sz="0" w:space="0" w:color="auto" w:frame="1"/>
        </w:rPr>
        <w:t>-cp</w:t>
      </w:r>
      <w:r>
        <w:rPr>
          <w:rFonts w:ascii="Helvetica" w:hAnsi="Helvetica" w:cs="Helvetica"/>
          <w:color w:val="000000"/>
          <w:sz w:val="20"/>
          <w:szCs w:val="20"/>
        </w:rPr>
        <w:t> command while compiling and executing your program.</w:t>
      </w:r>
    </w:p>
    <w:p w:rsidR="001676FD" w:rsidRDefault="001676FD" w:rsidP="001676FD">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Let’s proceed with following example. Create a directory structure as shown in figure below.</w:t>
      </w:r>
    </w:p>
    <w:p w:rsidR="001676FD" w:rsidRDefault="001676FD" w:rsidP="001676FD">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3"/>
          <w:szCs w:val="23"/>
          <w:bdr w:val="none" w:sz="0" w:space="0" w:color="auto" w:frame="1"/>
        </w:rPr>
        <w:lastRenderedPageBreak/>
        <w:drawing>
          <wp:inline distT="0" distB="0" distL="0" distR="0">
            <wp:extent cx="7620000" cy="4762500"/>
            <wp:effectExtent l="0" t="0" r="0" b="0"/>
            <wp:docPr id="40" name="Picture 40" descr="cp_tutoria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_tutorial">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p w:rsidR="001676FD" w:rsidRDefault="001676FD" w:rsidP="001676FD">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Here you have 2 projects proj1 and proj2. proj1 contains src and classes. In src directory, we will keep .java files that is source files and in classes directory we will keep .classes files that is files generated after compiling the project.</w:t>
      </w:r>
      <w:r>
        <w:rPr>
          <w:rFonts w:ascii="Helvetica" w:hAnsi="Helvetica" w:cs="Helvetica"/>
          <w:color w:val="000000"/>
          <w:sz w:val="20"/>
          <w:szCs w:val="20"/>
        </w:rPr>
        <w:br/>
      </w:r>
      <w:r>
        <w:rPr>
          <w:rStyle w:val="Strong"/>
          <w:rFonts w:ascii="Helvetica" w:eastAsiaTheme="majorEastAsia" w:hAnsi="Helvetica" w:cs="Helvetica"/>
          <w:color w:val="000000"/>
          <w:sz w:val="23"/>
          <w:szCs w:val="23"/>
          <w:bdr w:val="none" w:sz="0" w:space="0" w:color="auto" w:frame="1"/>
        </w:rPr>
        <w:t>Following are the steps to run java class file which is in different directory:</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Step 1 (Create utility class):</w:t>
      </w:r>
      <w:r>
        <w:rPr>
          <w:rFonts w:ascii="Helvetica" w:hAnsi="Helvetica" w:cs="Helvetica"/>
          <w:color w:val="000000"/>
          <w:sz w:val="20"/>
          <w:szCs w:val="20"/>
        </w:rPr>
        <w:t> Create A.java in src directory containing following code.</w:t>
      </w:r>
    </w:p>
    <w:tbl>
      <w:tblPr>
        <w:tblW w:w="9120" w:type="dxa"/>
        <w:tblInd w:w="540" w:type="dxa"/>
        <w:tblCellMar>
          <w:left w:w="0" w:type="dxa"/>
          <w:right w:w="0" w:type="dxa"/>
        </w:tblCellMar>
        <w:tblLook w:val="04A0" w:firstRow="1" w:lastRow="0" w:firstColumn="1" w:lastColumn="0" w:noHBand="0" w:noVBand="1"/>
      </w:tblPr>
      <w:tblGrid>
        <w:gridCol w:w="9120"/>
      </w:tblGrid>
      <w:tr w:rsidR="001676FD" w:rsidTr="001676FD">
        <w:tc>
          <w:tcPr>
            <w:tcW w:w="9120" w:type="dxa"/>
            <w:vAlign w:val="center"/>
            <w:hideMark/>
          </w:tcPr>
          <w:p w:rsidR="001676FD" w:rsidRDefault="001676FD" w:rsidP="001676FD">
            <w:r>
              <w:rPr>
                <w:rStyle w:val="HTMLCode"/>
                <w:rFonts w:eastAsiaTheme="minorHAnsi"/>
              </w:rPr>
              <w:t>//java utility class</w:t>
            </w:r>
          </w:p>
          <w:p w:rsidR="001676FD" w:rsidRDefault="001676FD" w:rsidP="001676FD">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w:t>
            </w:r>
          </w:p>
          <w:p w:rsidR="001676FD" w:rsidRDefault="001676FD" w:rsidP="001676FD">
            <w:r>
              <w:rPr>
                <w:rStyle w:val="HTMLCode"/>
                <w:rFonts w:eastAsiaTheme="minorHAnsi"/>
              </w:rPr>
              <w:t>{</w:t>
            </w:r>
          </w:p>
          <w:p w:rsidR="001676FD" w:rsidRDefault="001676FD" w:rsidP="001676FD">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test()</w:t>
            </w:r>
          </w:p>
          <w:p w:rsidR="001676FD" w:rsidRDefault="001676FD" w:rsidP="001676FD">
            <w:r>
              <w:rPr>
                <w:rStyle w:val="HTMLCode"/>
                <w:rFonts w:eastAsiaTheme="minorHAnsi"/>
              </w:rPr>
              <w:t>    {</w:t>
            </w:r>
          </w:p>
          <w:p w:rsidR="001676FD" w:rsidRDefault="001676FD" w:rsidP="001676FD">
            <w:r>
              <w:rPr>
                <w:rStyle w:val="HTMLCode"/>
                <w:rFonts w:eastAsiaTheme="minorHAnsi"/>
              </w:rPr>
              <w:t>        System.out.println("Test() method of class A");</w:t>
            </w:r>
          </w:p>
          <w:p w:rsidR="001676FD" w:rsidRDefault="001676FD" w:rsidP="001676FD">
            <w:r>
              <w:rPr>
                <w:rStyle w:val="HTMLCode"/>
                <w:rFonts w:eastAsiaTheme="minorHAnsi"/>
              </w:rPr>
              <w:t>    }</w:t>
            </w:r>
          </w:p>
          <w:p w:rsidR="001676FD" w:rsidRDefault="001676FD" w:rsidP="001676FD">
            <w:pPr>
              <w:rPr>
                <w:sz w:val="24"/>
                <w:szCs w:val="24"/>
              </w:rPr>
            </w:pPr>
            <w:r>
              <w:rPr>
                <w:rStyle w:val="HTMLCode"/>
                <w:rFonts w:eastAsiaTheme="minorHAnsi"/>
              </w:rPr>
              <w:t>}</w:t>
            </w:r>
          </w:p>
        </w:tc>
      </w:tr>
    </w:tbl>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3"/>
          <w:szCs w:val="23"/>
        </w:rPr>
      </w:pPr>
      <w:r>
        <w:rPr>
          <w:rFonts w:ascii="Helvetica" w:hAnsi="Helvetica" w:cs="Helvetica"/>
          <w:color w:val="000000"/>
          <w:sz w:val="23"/>
          <w:szCs w:val="23"/>
        </w:rPr>
        <w:t>Run on IDE</w:t>
      </w:r>
    </w:p>
    <w:p w:rsidR="001676FD" w:rsidRDefault="001676FD" w:rsidP="001676FD">
      <w:pPr>
        <w:pStyle w:val="NormalWeb"/>
        <w:numPr>
          <w:ilvl w:val="0"/>
          <w:numId w:val="52"/>
        </w:numPr>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Here, We have one utility class that is A.</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Step 2 (Compile utility class):</w:t>
      </w:r>
      <w:r>
        <w:rPr>
          <w:rFonts w:ascii="Helvetica" w:hAnsi="Helvetica" w:cs="Helvetica"/>
          <w:color w:val="000000"/>
          <w:sz w:val="20"/>
          <w:szCs w:val="20"/>
        </w:rPr>
        <w:t> Open terminal at proj1 location and execute following commands.</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cp_tutorial/proj1&gt;cd src</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cp_tutorial/proj1/src&gt;javac -d ../classes A.java</w:t>
      </w:r>
    </w:p>
    <w:p w:rsidR="001676FD" w:rsidRDefault="001676FD" w:rsidP="001676FD">
      <w:pPr>
        <w:pStyle w:val="NormalWeb"/>
        <w:shd w:val="clear" w:color="auto" w:fill="FFFFFF"/>
        <w:spacing w:before="0" w:beforeAutospacing="0" w:after="0" w:afterAutospacing="0"/>
        <w:ind w:left="540"/>
        <w:jc w:val="both"/>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lastRenderedPageBreak/>
        <w:t>-d option:</w:t>
      </w:r>
      <w:r>
        <w:rPr>
          <w:rFonts w:ascii="Helvetica" w:hAnsi="Helvetica" w:cs="Helvetica"/>
          <w:color w:val="000000"/>
          <w:sz w:val="20"/>
          <w:szCs w:val="20"/>
        </w:rPr>
        <w:t> It is used to store the output to different directory. If we don’t use this option then class file will be created in src directory. But it’s a good practice to keep source and class files seperately. after -d option we provide the location of directory in which class files should be stored.</w:t>
      </w:r>
      <w:r>
        <w:rPr>
          <w:rFonts w:ascii="Helvetica" w:hAnsi="Helvetica" w:cs="Helvetica"/>
          <w:color w:val="000000"/>
          <w:sz w:val="20"/>
          <w:szCs w:val="20"/>
        </w:rPr>
        <w:br/>
        <w:t>If there is any compile time error please resolve it before going further.</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Step 3 (Check whether A.java is successfuly compiled):</w:t>
      </w:r>
      <w:r>
        <w:rPr>
          <w:rFonts w:ascii="Helvetica" w:hAnsi="Helvetica" w:cs="Helvetica"/>
          <w:color w:val="000000"/>
          <w:sz w:val="20"/>
          <w:szCs w:val="20"/>
        </w:rPr>
        <w:t> Check in classes directory of proj1 whether class file is created or not. It will be certainly Yes if your program was Compiled successfully.</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Step 4 (Write main class and compile it):</w:t>
      </w:r>
      <w:r>
        <w:rPr>
          <w:rFonts w:ascii="Helvetica" w:hAnsi="Helvetica" w:cs="Helvetica"/>
          <w:color w:val="000000"/>
          <w:sz w:val="20"/>
          <w:szCs w:val="20"/>
        </w:rPr>
        <w:t> Move to your proj2 directory. Here are also 2 directories for the same reasons. Create MainClass.java in src directory having following content and try to compile it.</w:t>
      </w:r>
    </w:p>
    <w:tbl>
      <w:tblPr>
        <w:tblW w:w="9120" w:type="dxa"/>
        <w:tblInd w:w="540" w:type="dxa"/>
        <w:tblCellMar>
          <w:left w:w="0" w:type="dxa"/>
          <w:right w:w="0" w:type="dxa"/>
        </w:tblCellMar>
        <w:tblLook w:val="04A0" w:firstRow="1" w:lastRow="0" w:firstColumn="1" w:lastColumn="0" w:noHBand="0" w:noVBand="1"/>
      </w:tblPr>
      <w:tblGrid>
        <w:gridCol w:w="9120"/>
      </w:tblGrid>
      <w:tr w:rsidR="001676FD" w:rsidTr="001676FD">
        <w:tc>
          <w:tcPr>
            <w:tcW w:w="9120" w:type="dxa"/>
            <w:vAlign w:val="center"/>
            <w:hideMark/>
          </w:tcPr>
          <w:p w:rsidR="001676FD" w:rsidRDefault="001676FD" w:rsidP="001676FD">
            <w:r>
              <w:rPr>
                <w:rStyle w:val="HTMLCode"/>
                <w:rFonts w:eastAsiaTheme="minorHAnsi"/>
              </w:rPr>
              <w:t>//java class to execute program</w:t>
            </w:r>
          </w:p>
          <w:p w:rsidR="001676FD" w:rsidRDefault="001676FD" w:rsidP="001676FD">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1676FD" w:rsidRDefault="001676FD" w:rsidP="001676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676FD" w:rsidRDefault="001676FD" w:rsidP="001676FD">
            <w:r>
              <w:rPr>
                <w:rStyle w:val="HTMLCode"/>
                <w:rFonts w:eastAsiaTheme="minorHAnsi"/>
              </w:rPr>
              <w:t>        System.out.println("In main class");</w:t>
            </w:r>
          </w:p>
          <w:p w:rsidR="001676FD" w:rsidRDefault="001676FD" w:rsidP="001676FD">
            <w:r>
              <w:rPr>
                <w:rStyle w:val="HTMLCode"/>
                <w:rFonts w:eastAsiaTheme="minorHAnsi"/>
              </w:rPr>
              <w:t>        A a1 = new</w:t>
            </w:r>
            <w:r>
              <w:t xml:space="preserve"> </w:t>
            </w:r>
            <w:r>
              <w:rPr>
                <w:rStyle w:val="HTMLCode"/>
                <w:rFonts w:eastAsiaTheme="minorHAnsi"/>
              </w:rPr>
              <w:t>A();</w:t>
            </w:r>
          </w:p>
          <w:p w:rsidR="001676FD" w:rsidRDefault="001676FD" w:rsidP="001676FD">
            <w:r>
              <w:rPr>
                <w:rStyle w:val="HTMLCode"/>
                <w:rFonts w:eastAsiaTheme="minorHAnsi"/>
              </w:rPr>
              <w:t>        a1.test();</w:t>
            </w:r>
          </w:p>
          <w:p w:rsidR="001676FD" w:rsidRDefault="001676FD" w:rsidP="001676FD">
            <w:r>
              <w:rPr>
                <w:rStyle w:val="HTMLCode"/>
                <w:rFonts w:eastAsiaTheme="minorHAnsi"/>
              </w:rPr>
              <w:t>    }</w:t>
            </w:r>
          </w:p>
          <w:p w:rsidR="001676FD" w:rsidRDefault="001676FD" w:rsidP="001676FD">
            <w:pPr>
              <w:rPr>
                <w:sz w:val="24"/>
                <w:szCs w:val="24"/>
              </w:rPr>
            </w:pPr>
            <w:r>
              <w:rPr>
                <w:rStyle w:val="HTMLCode"/>
                <w:rFonts w:eastAsiaTheme="minorHAnsi"/>
              </w:rPr>
              <w:t>}</w:t>
            </w:r>
          </w:p>
        </w:tc>
      </w:tr>
    </w:tbl>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3"/>
          <w:szCs w:val="23"/>
        </w:rPr>
      </w:pPr>
      <w:r>
        <w:rPr>
          <w:rFonts w:ascii="Helvetica" w:hAnsi="Helvetica" w:cs="Helvetica"/>
          <w:color w:val="000000"/>
          <w:sz w:val="23"/>
          <w:szCs w:val="23"/>
        </w:rPr>
        <w:t>Run on IDE</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cp_tutorial/proj2&gt;cd src</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cp_tutorial/proj2/src&gt;javac -d ../classes MainClass.java</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MainClass.java:4: error: cannot find symbol</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 a1 = new A();</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symbol:   class A</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location: class MainClass</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MainClass.java:4: error: cannot find symbol</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 a1 = new A();</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symbol:   class A</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location: class MainClass</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2 errors</w:t>
      </w:r>
    </w:p>
    <w:p w:rsidR="001676FD" w:rsidRDefault="001676FD" w:rsidP="001676FD">
      <w:pPr>
        <w:pStyle w:val="NormalWeb"/>
        <w:numPr>
          <w:ilvl w:val="0"/>
          <w:numId w:val="52"/>
        </w:numPr>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As you see, there is a compile time error that symbol A is not found. If, we want to use class A of proj1 then we have to use -cp option to include proj1’s resources as shown in next step.</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Step 5 (Compile with -cp option):</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cp_tutorial/proj2&gt;cd src</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cp_tutorial/proj2/src&gt;javac -d ../classes -cp </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../../proj1/classes MainClass.java</w:t>
      </w:r>
    </w:p>
    <w:p w:rsidR="001676FD" w:rsidRDefault="001676FD" w:rsidP="001676FD">
      <w:pPr>
        <w:pStyle w:val="NormalWeb"/>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Now, your code will be compiled successfully and MainClass.class is created in classes directory. -cp stands for classpath and it includes the path given with current classpath and once it is included jvm recognizes the symbol A that it is a class and compiles the file successfully.</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lastRenderedPageBreak/>
        <w:t>Step 6 (Execute the program):</w:t>
      </w:r>
      <w:r>
        <w:rPr>
          <w:rFonts w:ascii="Helvetica" w:hAnsi="Helvetica" w:cs="Helvetica"/>
          <w:color w:val="000000"/>
          <w:sz w:val="20"/>
          <w:szCs w:val="20"/>
        </w:rPr>
        <w:t> Try excuting the program.</w:t>
      </w:r>
    </w:p>
    <w:p w:rsidR="001676FD" w:rsidRDefault="001676FD" w:rsidP="001676FD">
      <w:pPr>
        <w:pStyle w:val="NormalWeb"/>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execute following commands to run your program.</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cp_tutorial/proj2/src&gt;cd ../classes</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cp_tutorial/proj2/classes&gt;java MainClass</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Exception in thread "main" java.lang.NoClassDefFoundError: A</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MainClass.main(MainClass.java:4)</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Caused by: java.lang.ClassNotFoundException: A</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java.net.URLClassLoader$1.run(Unknown Source)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java.net.URLClassLoader$1.run(Unknown Source)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java.security.AccessController.doPrivileged(Native Method)</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java.net.URLClassLoader.findClass(Unknown Source)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java.lang.ClassLoader.loadClass(Unknown Source)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sun.misc.Launcher$AppClassLoader.loadClass(Unknown Source)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java.lang.ClassLoader.loadClass(Unknown Source)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 1 more</w:t>
      </w:r>
    </w:p>
    <w:p w:rsidR="001676FD" w:rsidRDefault="001676FD" w:rsidP="001676FD">
      <w:pPr>
        <w:pStyle w:val="NormalWeb"/>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Oops, we got an error that class A is not found. This is because you tell JVM about A’s path at compile time only. While running the MainClass, he doesn’t know that there is a class A in other project.</w:t>
      </w:r>
    </w:p>
    <w:p w:rsidR="001676FD" w:rsidRDefault="001676FD" w:rsidP="001676FD">
      <w:pPr>
        <w:numPr>
          <w:ilvl w:val="0"/>
          <w:numId w:val="52"/>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Step 7 (Execute with -cp option):</w:t>
      </w:r>
      <w:r>
        <w:rPr>
          <w:rFonts w:ascii="Helvetica" w:hAnsi="Helvetica" w:cs="Helvetica"/>
          <w:color w:val="000000"/>
          <w:sz w:val="20"/>
          <w:szCs w:val="20"/>
        </w:rPr>
        <w:t> We have to again provide the path of class A.</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cp_tutorial/proj2/classes&gt;java -cp ../../proj1/classes; MainClass</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In main class</w:t>
      </w:r>
    </w:p>
    <w:p w:rsidR="001676FD" w:rsidRDefault="001676FD" w:rsidP="001676FD">
      <w:pPr>
        <w:pStyle w:val="HTMLPreformatted"/>
        <w:numPr>
          <w:ilvl w:val="0"/>
          <w:numId w:val="52"/>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Test() method of class A</w:t>
      </w:r>
    </w:p>
    <w:p w:rsidR="001676FD" w:rsidRDefault="001676FD" w:rsidP="001676FD">
      <w:pPr>
        <w:pStyle w:val="NormalWeb"/>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Now, you have successfuly run your program. Don’t forget to include ; after provided classpath.</w:t>
      </w:r>
    </w:p>
    <w:p w:rsidR="001676FD" w:rsidRDefault="001676FD" w:rsidP="001676FD">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How to run a java class with a jar in the classpath?</w:t>
      </w:r>
    </w:p>
    <w:p w:rsidR="001676FD" w:rsidRDefault="001676FD" w:rsidP="001676FD">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You can also use jar file instead of class files from different classpath. The process will be same, you just have to replace classes folder with jar folder and class name with jar name.</w:t>
      </w:r>
      <w:r>
        <w:rPr>
          <w:rFonts w:ascii="Helvetica" w:hAnsi="Helvetica" w:cs="Helvetica"/>
          <w:color w:val="000000"/>
          <w:sz w:val="20"/>
          <w:szCs w:val="20"/>
        </w:rPr>
        <w:br/>
        <w:t>Suppose you have jar file in lib directory, then to compile you can use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cp_tutorial/proj2/src&gt;javac -d ../classes -cp ../../proj1/lib MainClass.java</w:t>
      </w:r>
    </w:p>
    <w:p w:rsidR="001676FD" w:rsidRDefault="001676FD" w:rsidP="001676FD">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and to execute</w:t>
      </w:r>
    </w:p>
    <w:p w:rsidR="001676FD" w:rsidRDefault="001676FD" w:rsidP="001676FD">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cp_tutorial/proj2/classes&gt;java -cp ../../proj1/lib; MainClass</w:t>
      </w:r>
    </w:p>
    <w:p w:rsidR="00304CF4" w:rsidRDefault="00304CF4" w:rsidP="002B55A0">
      <w:pPr>
        <w:jc w:val="both"/>
        <w:rPr>
          <w:b/>
        </w:rPr>
      </w:pPr>
    </w:p>
    <w:p w:rsidR="000303E4" w:rsidRDefault="000303E4" w:rsidP="000303E4">
      <w:pPr>
        <w:pStyle w:val="Heading1"/>
        <w:spacing w:before="0" w:after="75"/>
        <w:textAlignment w:val="baseline"/>
        <w:rPr>
          <w:b w:val="0"/>
          <w:bCs w:val="0"/>
          <w:sz w:val="42"/>
          <w:szCs w:val="42"/>
        </w:rPr>
      </w:pPr>
      <w:r>
        <w:rPr>
          <w:b w:val="0"/>
          <w:bCs w:val="0"/>
          <w:sz w:val="42"/>
          <w:szCs w:val="42"/>
        </w:rPr>
        <w:t>Using predefined class name as Class or Variable name in Java</w:t>
      </w:r>
    </w:p>
    <w:p w:rsidR="000303E4" w:rsidRDefault="000303E4" w:rsidP="000303E4">
      <w:pPr>
        <w:textAlignment w:val="baseline"/>
        <w:rPr>
          <w:sz w:val="16"/>
          <w:szCs w:val="16"/>
        </w:rPr>
      </w:pPr>
      <w:hyperlink r:id="rId42" w:tooltip="Easy" w:history="1">
        <w:r>
          <w:rPr>
            <w:rStyle w:val="articlerating"/>
            <w:b/>
            <w:bCs/>
            <w:color w:val="FFFFFF"/>
            <w:sz w:val="30"/>
            <w:szCs w:val="30"/>
            <w:bdr w:val="none" w:sz="0" w:space="0" w:color="auto" w:frame="1"/>
            <w:shd w:val="clear" w:color="auto" w:fill="72B043"/>
          </w:rPr>
          <w:t>2.6</w:t>
        </w:r>
      </w:hyperlink>
    </w:p>
    <w:p w:rsidR="000303E4" w:rsidRDefault="000303E4" w:rsidP="000303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Java, Using predefined class name as Class or Variable name is allowed. However, According to </w:t>
      </w:r>
      <w:hyperlink r:id="rId43" w:anchor="jls-3.9" w:history="1">
        <w:r>
          <w:rPr>
            <w:rStyle w:val="Hyperlink"/>
            <w:rFonts w:ascii="Helvetica" w:hAnsi="Helvetica" w:cs="Helvetica"/>
            <w:color w:val="EC4E20"/>
            <w:sz w:val="23"/>
            <w:szCs w:val="23"/>
            <w:bdr w:val="none" w:sz="0" w:space="0" w:color="auto" w:frame="1"/>
          </w:rPr>
          <w:t>Java Specification Language(§3.9)</w:t>
        </w:r>
      </w:hyperlink>
      <w:r>
        <w:rPr>
          <w:rFonts w:ascii="Helvetica" w:hAnsi="Helvetica" w:cs="Helvetica"/>
          <w:color w:val="000000"/>
          <w:sz w:val="20"/>
          <w:szCs w:val="20"/>
        </w:rPr>
        <w:t xml:space="preserve"> the basic rule for naming in Java is that you cannot use a keyword as name of a class, name of a </w:t>
      </w:r>
      <w:r>
        <w:rPr>
          <w:rFonts w:ascii="Helvetica" w:hAnsi="Helvetica" w:cs="Helvetica"/>
          <w:color w:val="000000"/>
          <w:sz w:val="20"/>
          <w:szCs w:val="20"/>
        </w:rPr>
        <w:lastRenderedPageBreak/>
        <w:t>variable nor the name of a folder used for package.</w:t>
      </w:r>
      <w:r>
        <w:rPr>
          <w:rFonts w:ascii="Helvetica" w:hAnsi="Helvetica" w:cs="Helvetica"/>
          <w:color w:val="000000"/>
          <w:sz w:val="20"/>
          <w:szCs w:val="20"/>
        </w:rPr>
        <w:br/>
        <w:t>Using any predefined class in Java won’t cause such compiler error as Java predefined classes are not keywords.</w:t>
      </w:r>
    </w:p>
    <w:p w:rsidR="000303E4" w:rsidRDefault="000303E4" w:rsidP="000303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Following are some invalid class names in Java:</w:t>
      </w:r>
    </w:p>
    <w:p w:rsidR="000303E4" w:rsidRDefault="000303E4" w:rsidP="000303E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boolean break = false; // not allowed as break is keyword</w:t>
      </w:r>
    </w:p>
    <w:p w:rsidR="000303E4" w:rsidRDefault="000303E4" w:rsidP="000303E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 boolean = 8; // not allowed as boolean is keyword</w:t>
      </w:r>
    </w:p>
    <w:p w:rsidR="000303E4" w:rsidRDefault="000303E4" w:rsidP="000303E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boolean goto = false; // not allowed as goto is keyword</w:t>
      </w:r>
    </w:p>
    <w:p w:rsidR="000303E4" w:rsidRDefault="000303E4" w:rsidP="000303E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String final = "hi"; // not allowed as final is keyword</w:t>
      </w:r>
    </w:p>
    <w:p w:rsidR="000303E4" w:rsidRDefault="000303E4" w:rsidP="000303E4">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Using predefined class name as User defined class name</w:t>
      </w:r>
    </w:p>
    <w:p w:rsidR="000303E4" w:rsidRDefault="000303E4" w:rsidP="000303E4">
      <w:pPr>
        <w:numPr>
          <w:ilvl w:val="0"/>
          <w:numId w:val="53"/>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Question : </w:t>
      </w:r>
      <w:r>
        <w:rPr>
          <w:rFonts w:ascii="Helvetica" w:hAnsi="Helvetica" w:cs="Helvetica"/>
          <w:color w:val="000000"/>
          <w:sz w:val="20"/>
          <w:szCs w:val="20"/>
        </w:rPr>
        <w:t>Can we have our class name as one of the predefined class name in our program?</w:t>
      </w:r>
      <w:r>
        <w:rPr>
          <w:rFonts w:ascii="Helvetica" w:hAnsi="Helvetica" w:cs="Helvetica"/>
          <w:color w:val="000000"/>
          <w:sz w:val="20"/>
          <w:szCs w:val="20"/>
        </w:rPr>
        <w:br/>
      </w:r>
      <w:r>
        <w:rPr>
          <w:rStyle w:val="Strong"/>
          <w:rFonts w:ascii="Helvetica" w:hAnsi="Helvetica" w:cs="Helvetica"/>
          <w:color w:val="000000"/>
          <w:sz w:val="23"/>
          <w:szCs w:val="23"/>
          <w:bdr w:val="none" w:sz="0" w:space="0" w:color="auto" w:frame="1"/>
        </w:rPr>
        <w:t>Answer : </w:t>
      </w:r>
      <w:r>
        <w:rPr>
          <w:rFonts w:ascii="Helvetica" w:hAnsi="Helvetica" w:cs="Helvetica"/>
          <w:color w:val="000000"/>
          <w:sz w:val="20"/>
          <w:szCs w:val="20"/>
        </w:rPr>
        <w:t>Yes we can have it. Below is example of using </w:t>
      </w:r>
      <w:r>
        <w:rPr>
          <w:rStyle w:val="Strong"/>
          <w:rFonts w:ascii="Helvetica" w:hAnsi="Helvetica" w:cs="Helvetica"/>
          <w:color w:val="000000"/>
          <w:sz w:val="23"/>
          <w:szCs w:val="23"/>
          <w:bdr w:val="none" w:sz="0" w:space="0" w:color="auto" w:frame="1"/>
        </w:rPr>
        <w:t>Number</w:t>
      </w:r>
      <w:r>
        <w:rPr>
          <w:rFonts w:ascii="Helvetica" w:hAnsi="Helvetica" w:cs="Helvetica"/>
          <w:color w:val="000000"/>
          <w:sz w:val="20"/>
          <w:szCs w:val="20"/>
        </w:rPr>
        <w:t> as user defined class</w:t>
      </w:r>
    </w:p>
    <w:tbl>
      <w:tblPr>
        <w:tblW w:w="9135" w:type="dxa"/>
        <w:tblInd w:w="540" w:type="dxa"/>
        <w:tblCellMar>
          <w:left w:w="0" w:type="dxa"/>
          <w:right w:w="0" w:type="dxa"/>
        </w:tblCellMar>
        <w:tblLook w:val="04A0" w:firstRow="1" w:lastRow="0" w:firstColumn="1" w:lastColumn="0" w:noHBand="0" w:noVBand="1"/>
      </w:tblPr>
      <w:tblGrid>
        <w:gridCol w:w="9135"/>
      </w:tblGrid>
      <w:tr w:rsidR="000303E4" w:rsidTr="000303E4">
        <w:tc>
          <w:tcPr>
            <w:tcW w:w="9135" w:type="dxa"/>
            <w:vAlign w:val="center"/>
            <w:hideMark/>
          </w:tcPr>
          <w:p w:rsidR="000303E4" w:rsidRDefault="000303E4" w:rsidP="000303E4">
            <w:r>
              <w:rPr>
                <w:rStyle w:val="HTMLCode"/>
                <w:rFonts w:eastAsiaTheme="minorHAnsi"/>
              </w:rPr>
              <w:t>// Number is predefined class name in java.lang package</w:t>
            </w:r>
          </w:p>
          <w:p w:rsidR="000303E4" w:rsidRDefault="000303E4" w:rsidP="000303E4">
            <w:r>
              <w:rPr>
                <w:rStyle w:val="HTMLCode"/>
                <w:rFonts w:eastAsiaTheme="minorHAnsi"/>
              </w:rPr>
              <w:t>// Note : java.lang package is included in every java program by default</w:t>
            </w:r>
          </w:p>
          <w:p w:rsidR="000303E4" w:rsidRDefault="000303E4" w:rsidP="000303E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Number</w:t>
            </w:r>
          </w:p>
          <w:p w:rsidR="000303E4" w:rsidRDefault="000303E4" w:rsidP="000303E4">
            <w:r>
              <w:rPr>
                <w:rStyle w:val="HTMLCode"/>
                <w:rFonts w:eastAsiaTheme="minorHAnsi"/>
              </w:rPr>
              <w:t>{</w:t>
            </w:r>
          </w:p>
          <w:p w:rsidR="000303E4" w:rsidRDefault="000303E4" w:rsidP="000303E4">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 (String[] args)</w:t>
            </w:r>
          </w:p>
          <w:p w:rsidR="000303E4" w:rsidRDefault="000303E4" w:rsidP="000303E4">
            <w:r>
              <w:rPr>
                <w:rStyle w:val="HTMLCode"/>
                <w:rFonts w:eastAsiaTheme="minorHAnsi"/>
              </w:rPr>
              <w:t>    {</w:t>
            </w:r>
          </w:p>
          <w:p w:rsidR="000303E4" w:rsidRDefault="000303E4" w:rsidP="000303E4">
            <w:r>
              <w:rPr>
                <w:rStyle w:val="HTMLCode"/>
                <w:rFonts w:eastAsiaTheme="minorHAnsi"/>
              </w:rPr>
              <w:t>        System.out.println("It works");</w:t>
            </w:r>
          </w:p>
          <w:p w:rsidR="000303E4" w:rsidRDefault="000303E4" w:rsidP="000303E4">
            <w:r>
              <w:rPr>
                <w:rStyle w:val="HTMLCode"/>
                <w:rFonts w:eastAsiaTheme="minorHAnsi"/>
              </w:rPr>
              <w:t>    }</w:t>
            </w:r>
          </w:p>
          <w:p w:rsidR="000303E4" w:rsidRDefault="000303E4" w:rsidP="000303E4">
            <w:pPr>
              <w:rPr>
                <w:sz w:val="24"/>
                <w:szCs w:val="24"/>
              </w:rPr>
            </w:pPr>
            <w:r>
              <w:rPr>
                <w:rStyle w:val="HTMLCode"/>
                <w:rFonts w:eastAsiaTheme="minorHAnsi"/>
              </w:rPr>
              <w:t>}</w:t>
            </w:r>
          </w:p>
        </w:tc>
      </w:tr>
    </w:tbl>
    <w:p w:rsidR="000303E4" w:rsidRDefault="000303E4" w:rsidP="000303E4">
      <w:pPr>
        <w:numPr>
          <w:ilvl w:val="0"/>
          <w:numId w:val="53"/>
        </w:numPr>
        <w:shd w:val="clear" w:color="auto" w:fill="FFFFFF"/>
        <w:spacing w:after="0" w:line="240" w:lineRule="auto"/>
        <w:ind w:left="540"/>
        <w:jc w:val="both"/>
        <w:textAlignment w:val="baseline"/>
        <w:rPr>
          <w:rFonts w:ascii="Helvetica" w:hAnsi="Helvetica" w:cs="Helvetica"/>
          <w:color w:val="000000"/>
          <w:sz w:val="23"/>
          <w:szCs w:val="23"/>
        </w:rPr>
      </w:pPr>
      <w:r>
        <w:rPr>
          <w:rFonts w:ascii="Helvetica" w:hAnsi="Helvetica" w:cs="Helvetica"/>
          <w:color w:val="000000"/>
          <w:sz w:val="23"/>
          <w:szCs w:val="23"/>
        </w:rPr>
        <w:t>Run on IDE</w:t>
      </w:r>
    </w:p>
    <w:p w:rsidR="000303E4" w:rsidRDefault="000303E4" w:rsidP="000303E4">
      <w:pPr>
        <w:pStyle w:val="NormalWeb"/>
        <w:numPr>
          <w:ilvl w:val="0"/>
          <w:numId w:val="53"/>
        </w:numPr>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0303E4" w:rsidRDefault="000303E4" w:rsidP="000303E4">
      <w:pPr>
        <w:pStyle w:val="HTMLPreformatted"/>
        <w:numPr>
          <w:ilvl w:val="0"/>
          <w:numId w:val="53"/>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It works</w:t>
      </w:r>
    </w:p>
    <w:p w:rsidR="000303E4" w:rsidRDefault="000303E4" w:rsidP="000303E4">
      <w:pPr>
        <w:numPr>
          <w:ilvl w:val="0"/>
          <w:numId w:val="53"/>
        </w:numPr>
        <w:shd w:val="clear" w:color="auto" w:fill="FFFFFF"/>
        <w:spacing w:after="0" w:line="240" w:lineRule="auto"/>
        <w:ind w:left="540"/>
        <w:jc w:val="both"/>
        <w:textAlignment w:val="baseline"/>
        <w:rPr>
          <w:rFonts w:ascii="Helvetica" w:hAnsi="Helvetica" w:cs="Helvetica"/>
          <w:color w:val="000000"/>
          <w:sz w:val="20"/>
          <w:szCs w:val="20"/>
        </w:rPr>
      </w:pPr>
      <w:r>
        <w:rPr>
          <w:rStyle w:val="Strong"/>
          <w:rFonts w:ascii="Helvetica" w:hAnsi="Helvetica" w:cs="Helvetica"/>
          <w:color w:val="000000"/>
          <w:sz w:val="23"/>
          <w:szCs w:val="23"/>
          <w:bdr w:val="none" w:sz="0" w:space="0" w:color="auto" w:frame="1"/>
        </w:rPr>
        <w:t>Using String as User Defined Class:</w:t>
      </w:r>
    </w:p>
    <w:tbl>
      <w:tblPr>
        <w:tblW w:w="9135" w:type="dxa"/>
        <w:tblInd w:w="540" w:type="dxa"/>
        <w:tblCellMar>
          <w:left w:w="0" w:type="dxa"/>
          <w:right w:w="0" w:type="dxa"/>
        </w:tblCellMar>
        <w:tblLook w:val="04A0" w:firstRow="1" w:lastRow="0" w:firstColumn="1" w:lastColumn="0" w:noHBand="0" w:noVBand="1"/>
      </w:tblPr>
      <w:tblGrid>
        <w:gridCol w:w="9135"/>
      </w:tblGrid>
      <w:tr w:rsidR="000303E4" w:rsidTr="000303E4">
        <w:tc>
          <w:tcPr>
            <w:tcW w:w="9135" w:type="dxa"/>
            <w:vAlign w:val="center"/>
            <w:hideMark/>
          </w:tcPr>
          <w:p w:rsidR="000303E4" w:rsidRDefault="000303E4" w:rsidP="000303E4">
            <w:r>
              <w:rPr>
                <w:rStyle w:val="HTMLCode"/>
                <w:rFonts w:eastAsiaTheme="minorHAnsi"/>
              </w:rPr>
              <w:t>// String is predefined class name in java.lang package</w:t>
            </w:r>
          </w:p>
          <w:p w:rsidR="000303E4" w:rsidRDefault="000303E4" w:rsidP="000303E4">
            <w:r>
              <w:rPr>
                <w:rStyle w:val="HTMLCode"/>
                <w:rFonts w:eastAsiaTheme="minorHAnsi"/>
              </w:rPr>
              <w:t>// Note : java.lang package is included in every java program by default</w:t>
            </w:r>
          </w:p>
          <w:p w:rsidR="000303E4" w:rsidRDefault="000303E4" w:rsidP="000303E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String</w:t>
            </w:r>
          </w:p>
          <w:p w:rsidR="000303E4" w:rsidRDefault="000303E4" w:rsidP="000303E4">
            <w:r>
              <w:rPr>
                <w:rStyle w:val="HTMLCode"/>
                <w:rFonts w:eastAsiaTheme="minorHAnsi"/>
              </w:rPr>
              <w:t>{</w:t>
            </w:r>
          </w:p>
          <w:p w:rsidR="000303E4" w:rsidRDefault="000303E4" w:rsidP="000303E4">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 (String[] args)</w:t>
            </w:r>
          </w:p>
          <w:p w:rsidR="000303E4" w:rsidRDefault="000303E4" w:rsidP="000303E4">
            <w:r>
              <w:rPr>
                <w:rStyle w:val="HTMLCode"/>
                <w:rFonts w:eastAsiaTheme="minorHAnsi"/>
              </w:rPr>
              <w:t>    {</w:t>
            </w:r>
          </w:p>
          <w:p w:rsidR="000303E4" w:rsidRDefault="000303E4" w:rsidP="000303E4">
            <w:r>
              <w:rPr>
                <w:rStyle w:val="HTMLCode"/>
                <w:rFonts w:eastAsiaTheme="minorHAnsi"/>
              </w:rPr>
              <w:t>        System.out.println("I got confused");</w:t>
            </w:r>
          </w:p>
          <w:p w:rsidR="000303E4" w:rsidRDefault="000303E4" w:rsidP="000303E4">
            <w:r>
              <w:rPr>
                <w:rStyle w:val="HTMLCode"/>
                <w:rFonts w:eastAsiaTheme="minorHAnsi"/>
              </w:rPr>
              <w:t>    }</w:t>
            </w:r>
          </w:p>
          <w:p w:rsidR="000303E4" w:rsidRDefault="000303E4" w:rsidP="000303E4">
            <w:pPr>
              <w:rPr>
                <w:sz w:val="24"/>
                <w:szCs w:val="24"/>
              </w:rPr>
            </w:pPr>
            <w:r>
              <w:rPr>
                <w:rStyle w:val="HTMLCode"/>
                <w:rFonts w:eastAsiaTheme="minorHAnsi"/>
              </w:rPr>
              <w:t>}</w:t>
            </w:r>
          </w:p>
        </w:tc>
      </w:tr>
    </w:tbl>
    <w:p w:rsidR="000303E4" w:rsidRDefault="000303E4" w:rsidP="000303E4">
      <w:pPr>
        <w:numPr>
          <w:ilvl w:val="0"/>
          <w:numId w:val="53"/>
        </w:numPr>
        <w:shd w:val="clear" w:color="auto" w:fill="FFFFFF"/>
        <w:spacing w:after="0" w:line="240" w:lineRule="auto"/>
        <w:ind w:left="540"/>
        <w:jc w:val="both"/>
        <w:textAlignment w:val="baseline"/>
        <w:rPr>
          <w:rFonts w:ascii="Helvetica" w:hAnsi="Helvetica" w:cs="Helvetica"/>
          <w:color w:val="000000"/>
          <w:sz w:val="23"/>
          <w:szCs w:val="23"/>
        </w:rPr>
      </w:pPr>
      <w:r>
        <w:rPr>
          <w:rFonts w:ascii="Helvetica" w:hAnsi="Helvetica" w:cs="Helvetica"/>
          <w:color w:val="000000"/>
          <w:sz w:val="23"/>
          <w:szCs w:val="23"/>
        </w:rPr>
        <w:t>Run on IDE</w:t>
      </w:r>
    </w:p>
    <w:p w:rsidR="000303E4" w:rsidRDefault="000303E4" w:rsidP="000303E4">
      <w:pPr>
        <w:pStyle w:val="NormalWeb"/>
        <w:numPr>
          <w:ilvl w:val="0"/>
          <w:numId w:val="53"/>
        </w:numPr>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However, in this case you will get run-time error like this :</w:t>
      </w:r>
    </w:p>
    <w:p w:rsidR="000303E4" w:rsidRDefault="000303E4" w:rsidP="000303E4">
      <w:pPr>
        <w:pStyle w:val="HTMLPreformatted"/>
        <w:numPr>
          <w:ilvl w:val="0"/>
          <w:numId w:val="53"/>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Error: Main method not found in class String, please define </w:t>
      </w:r>
    </w:p>
    <w:p w:rsidR="000303E4" w:rsidRDefault="000303E4" w:rsidP="000303E4">
      <w:pPr>
        <w:pStyle w:val="HTMLPreformatted"/>
        <w:numPr>
          <w:ilvl w:val="0"/>
          <w:numId w:val="53"/>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the main method as:</w:t>
      </w:r>
    </w:p>
    <w:p w:rsidR="000303E4" w:rsidRDefault="000303E4" w:rsidP="000303E4">
      <w:pPr>
        <w:pStyle w:val="HTMLPreformatted"/>
        <w:numPr>
          <w:ilvl w:val="0"/>
          <w:numId w:val="53"/>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public static void main(String[] args)</w:t>
      </w:r>
    </w:p>
    <w:p w:rsidR="000303E4" w:rsidRDefault="000303E4" w:rsidP="000303E4">
      <w:pPr>
        <w:pStyle w:val="NormalWeb"/>
        <w:numPr>
          <w:ilvl w:val="0"/>
          <w:numId w:val="53"/>
        </w:numPr>
        <w:shd w:val="clear" w:color="auto" w:fill="FFFFFF"/>
        <w:spacing w:before="0" w:beforeAutospacing="0" w:after="0" w:afterAutospacing="0"/>
        <w:ind w:left="540"/>
        <w:jc w:val="both"/>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Explanation : </w:t>
      </w:r>
      <w:r>
        <w:rPr>
          <w:rFonts w:ascii="Helvetica" w:hAnsi="Helvetica" w:cs="Helvetica"/>
          <w:color w:val="000000"/>
          <w:sz w:val="20"/>
          <w:szCs w:val="20"/>
        </w:rPr>
        <w:t>This is because </w:t>
      </w:r>
      <w:hyperlink r:id="rId44" w:history="1">
        <w:r>
          <w:rPr>
            <w:rStyle w:val="Hyperlink"/>
            <w:rFonts w:ascii="Helvetica" w:hAnsi="Helvetica" w:cs="Helvetica"/>
            <w:color w:val="EC4E20"/>
            <w:sz w:val="23"/>
            <w:szCs w:val="23"/>
            <w:bdr w:val="none" w:sz="0" w:space="0" w:color="auto" w:frame="1"/>
          </w:rPr>
          <w:t>Main thread </w:t>
        </w:r>
      </w:hyperlink>
      <w:r>
        <w:rPr>
          <w:rFonts w:ascii="Helvetica" w:hAnsi="Helvetica" w:cs="Helvetica"/>
          <w:color w:val="000000"/>
          <w:sz w:val="20"/>
          <w:szCs w:val="20"/>
        </w:rPr>
        <w:t>is looking for </w:t>
      </w:r>
      <w:r>
        <w:rPr>
          <w:rStyle w:val="Emphasis"/>
          <w:rFonts w:ascii="Helvetica" w:hAnsi="Helvetica" w:cs="Helvetica"/>
          <w:color w:val="000000"/>
          <w:sz w:val="23"/>
          <w:szCs w:val="23"/>
          <w:bdr w:val="none" w:sz="0" w:space="0" w:color="auto" w:frame="1"/>
        </w:rPr>
        <w:t>main</w:t>
      </w:r>
      <w:r>
        <w:rPr>
          <w:rFonts w:ascii="Helvetica" w:hAnsi="Helvetica" w:cs="Helvetica"/>
          <w:color w:val="000000"/>
          <w:sz w:val="20"/>
          <w:szCs w:val="20"/>
        </w:rPr>
        <w:t> method() with predefined </w:t>
      </w:r>
      <w:r>
        <w:rPr>
          <w:rStyle w:val="Strong"/>
          <w:rFonts w:ascii="Helvetica" w:eastAsiaTheme="majorEastAsia" w:hAnsi="Helvetica" w:cs="Helvetica"/>
          <w:color w:val="000000"/>
          <w:sz w:val="23"/>
          <w:szCs w:val="23"/>
          <w:bdr w:val="none" w:sz="0" w:space="0" w:color="auto" w:frame="1"/>
        </w:rPr>
        <w:t>String class</w:t>
      </w:r>
      <w:r>
        <w:rPr>
          <w:rFonts w:ascii="Helvetica" w:hAnsi="Helvetica" w:cs="Helvetica"/>
          <w:color w:val="000000"/>
          <w:sz w:val="20"/>
          <w:szCs w:val="20"/>
        </w:rPr>
        <w:t> array argument. But here, it got </w:t>
      </w:r>
      <w:r>
        <w:rPr>
          <w:rStyle w:val="Emphasis"/>
          <w:rFonts w:ascii="Helvetica" w:hAnsi="Helvetica" w:cs="Helvetica"/>
          <w:color w:val="000000"/>
          <w:sz w:val="23"/>
          <w:szCs w:val="23"/>
          <w:bdr w:val="none" w:sz="0" w:space="0" w:color="auto" w:frame="1"/>
        </w:rPr>
        <w:t>main</w:t>
      </w:r>
      <w:r>
        <w:rPr>
          <w:rFonts w:ascii="Helvetica" w:hAnsi="Helvetica" w:cs="Helvetica"/>
          <w:color w:val="000000"/>
          <w:sz w:val="20"/>
          <w:szCs w:val="20"/>
        </w:rPr>
        <w:t> method() with user defined String class. Whenever Main thread will see a class name, it tries to search that class scope by scope. First it will see in your program, then in your package.If not found, then </w:t>
      </w:r>
      <w:hyperlink r:id="rId45" w:history="1">
        <w:r>
          <w:rPr>
            <w:rStyle w:val="Hyperlink"/>
            <w:rFonts w:ascii="Helvetica" w:hAnsi="Helvetica" w:cs="Helvetica"/>
            <w:color w:val="EC4E20"/>
            <w:sz w:val="23"/>
            <w:szCs w:val="23"/>
            <w:bdr w:val="none" w:sz="0" w:space="0" w:color="auto" w:frame="1"/>
          </w:rPr>
          <w:t>JVM</w:t>
        </w:r>
      </w:hyperlink>
      <w:r>
        <w:rPr>
          <w:rFonts w:ascii="Helvetica" w:hAnsi="Helvetica" w:cs="Helvetica"/>
          <w:color w:val="000000"/>
          <w:sz w:val="20"/>
          <w:szCs w:val="20"/>
        </w:rPr>
        <w:t> follows delegation hierarchy principle to load that class.Hence you will get run-time error.</w:t>
      </w:r>
      <w:r>
        <w:rPr>
          <w:rFonts w:ascii="Helvetica" w:hAnsi="Helvetica" w:cs="Helvetica"/>
          <w:color w:val="000000"/>
          <w:sz w:val="20"/>
          <w:szCs w:val="20"/>
        </w:rPr>
        <w:br/>
        <w:t>To run above program, we can also provide full path of String class, i.e. </w:t>
      </w:r>
      <w:r>
        <w:rPr>
          <w:rStyle w:val="Emphasis"/>
          <w:rFonts w:ascii="Helvetica" w:hAnsi="Helvetica" w:cs="Helvetica"/>
          <w:color w:val="000000"/>
          <w:sz w:val="23"/>
          <w:szCs w:val="23"/>
          <w:bdr w:val="none" w:sz="0" w:space="0" w:color="auto" w:frame="1"/>
        </w:rPr>
        <w:t>java.lang.String</w:t>
      </w:r>
      <w:r>
        <w:rPr>
          <w:rFonts w:ascii="Helvetica" w:hAnsi="Helvetica" w:cs="Helvetica"/>
          <w:color w:val="000000"/>
          <w:sz w:val="20"/>
          <w:szCs w:val="20"/>
        </w:rPr>
        <w:t> .</w:t>
      </w:r>
    </w:p>
    <w:tbl>
      <w:tblPr>
        <w:tblW w:w="9135" w:type="dxa"/>
        <w:tblInd w:w="540" w:type="dxa"/>
        <w:tblCellMar>
          <w:left w:w="0" w:type="dxa"/>
          <w:right w:w="0" w:type="dxa"/>
        </w:tblCellMar>
        <w:tblLook w:val="04A0" w:firstRow="1" w:lastRow="0" w:firstColumn="1" w:lastColumn="0" w:noHBand="0" w:noVBand="1"/>
      </w:tblPr>
      <w:tblGrid>
        <w:gridCol w:w="9135"/>
      </w:tblGrid>
      <w:tr w:rsidR="000303E4" w:rsidTr="000303E4">
        <w:tc>
          <w:tcPr>
            <w:tcW w:w="9135" w:type="dxa"/>
            <w:vAlign w:val="center"/>
            <w:hideMark/>
          </w:tcPr>
          <w:p w:rsidR="000303E4" w:rsidRDefault="000303E4" w:rsidP="000303E4">
            <w:r>
              <w:rPr>
                <w:rStyle w:val="HTMLCode"/>
                <w:rFonts w:eastAsiaTheme="minorHAnsi"/>
              </w:rPr>
              <w:t>// String is predefined class name in java.lang package</w:t>
            </w:r>
          </w:p>
          <w:p w:rsidR="000303E4" w:rsidRDefault="000303E4" w:rsidP="000303E4">
            <w:r>
              <w:rPr>
                <w:rStyle w:val="HTMLCode"/>
                <w:rFonts w:eastAsiaTheme="minorHAnsi"/>
              </w:rPr>
              <w:t>// Note : java.lang package is included in every java program by default</w:t>
            </w:r>
          </w:p>
          <w:p w:rsidR="000303E4" w:rsidRDefault="000303E4" w:rsidP="000303E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String</w:t>
            </w:r>
          </w:p>
          <w:p w:rsidR="000303E4" w:rsidRDefault="000303E4" w:rsidP="000303E4">
            <w:r>
              <w:rPr>
                <w:rStyle w:val="HTMLCode"/>
                <w:rFonts w:eastAsiaTheme="minorHAnsi"/>
              </w:rPr>
              <w:t>{</w:t>
            </w:r>
          </w:p>
          <w:p w:rsidR="000303E4" w:rsidRDefault="000303E4" w:rsidP="000303E4">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 (java.lang.String[] args)</w:t>
            </w:r>
          </w:p>
          <w:p w:rsidR="000303E4" w:rsidRDefault="000303E4" w:rsidP="000303E4">
            <w:r>
              <w:rPr>
                <w:rStyle w:val="HTMLCode"/>
                <w:rFonts w:eastAsiaTheme="minorHAnsi"/>
              </w:rPr>
              <w:t>    {</w:t>
            </w:r>
          </w:p>
          <w:p w:rsidR="000303E4" w:rsidRDefault="000303E4" w:rsidP="000303E4">
            <w:r>
              <w:rPr>
                <w:rStyle w:val="HTMLCode"/>
                <w:rFonts w:eastAsiaTheme="minorHAnsi"/>
              </w:rPr>
              <w:t>        System.out.println("I got confused");</w:t>
            </w:r>
          </w:p>
          <w:p w:rsidR="000303E4" w:rsidRDefault="000303E4" w:rsidP="000303E4">
            <w:r>
              <w:rPr>
                <w:rStyle w:val="HTMLCode"/>
                <w:rFonts w:eastAsiaTheme="minorHAnsi"/>
              </w:rPr>
              <w:t>    }</w:t>
            </w:r>
          </w:p>
          <w:p w:rsidR="000303E4" w:rsidRDefault="000303E4" w:rsidP="000303E4">
            <w:pPr>
              <w:rPr>
                <w:sz w:val="24"/>
                <w:szCs w:val="24"/>
              </w:rPr>
            </w:pPr>
            <w:r>
              <w:rPr>
                <w:rStyle w:val="HTMLCode"/>
                <w:rFonts w:eastAsiaTheme="minorHAnsi"/>
              </w:rPr>
              <w:t>}</w:t>
            </w:r>
          </w:p>
        </w:tc>
      </w:tr>
    </w:tbl>
    <w:p w:rsidR="000303E4" w:rsidRDefault="000303E4" w:rsidP="000303E4">
      <w:pPr>
        <w:numPr>
          <w:ilvl w:val="0"/>
          <w:numId w:val="53"/>
        </w:numPr>
        <w:shd w:val="clear" w:color="auto" w:fill="FFFFFF"/>
        <w:spacing w:after="0" w:line="240" w:lineRule="auto"/>
        <w:ind w:left="540"/>
        <w:jc w:val="both"/>
        <w:textAlignment w:val="baseline"/>
        <w:rPr>
          <w:rFonts w:ascii="Helvetica" w:hAnsi="Helvetica" w:cs="Helvetica"/>
          <w:color w:val="000000"/>
          <w:sz w:val="23"/>
          <w:szCs w:val="23"/>
        </w:rPr>
      </w:pPr>
      <w:r>
        <w:rPr>
          <w:rFonts w:ascii="Helvetica" w:hAnsi="Helvetica" w:cs="Helvetica"/>
          <w:color w:val="000000"/>
          <w:sz w:val="23"/>
          <w:szCs w:val="23"/>
        </w:rPr>
        <w:t>Run on IDE</w:t>
      </w:r>
    </w:p>
    <w:p w:rsidR="000303E4" w:rsidRDefault="000303E4" w:rsidP="000303E4">
      <w:pPr>
        <w:pStyle w:val="NormalWeb"/>
        <w:numPr>
          <w:ilvl w:val="0"/>
          <w:numId w:val="53"/>
        </w:numPr>
        <w:shd w:val="clear" w:color="auto" w:fill="FFFFFF"/>
        <w:spacing w:before="0" w:beforeAutospacing="0" w:after="150"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0303E4" w:rsidRDefault="000303E4" w:rsidP="000303E4">
      <w:pPr>
        <w:pStyle w:val="HTMLPreformatted"/>
        <w:numPr>
          <w:ilvl w:val="0"/>
          <w:numId w:val="53"/>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I got confused</w:t>
      </w:r>
    </w:p>
    <w:p w:rsidR="000303E4" w:rsidRDefault="000303E4" w:rsidP="000303E4">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Using predefined class name as User defined Variable name</w:t>
      </w:r>
    </w:p>
    <w:p w:rsidR="000303E4" w:rsidRDefault="000303E4" w:rsidP="000303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Question : </w:t>
      </w:r>
      <w:r>
        <w:rPr>
          <w:rFonts w:ascii="Helvetica" w:hAnsi="Helvetica" w:cs="Helvetica"/>
          <w:color w:val="000000"/>
          <w:sz w:val="20"/>
          <w:szCs w:val="20"/>
        </w:rPr>
        <w:t>Can we have a variable name as one of the predefined class name in our program?</w:t>
      </w:r>
      <w:r>
        <w:rPr>
          <w:rFonts w:ascii="Helvetica" w:hAnsi="Helvetica" w:cs="Helvetica"/>
          <w:color w:val="000000"/>
          <w:sz w:val="20"/>
          <w:szCs w:val="20"/>
        </w:rPr>
        <w:br/>
      </w:r>
      <w:r>
        <w:rPr>
          <w:rStyle w:val="Strong"/>
          <w:rFonts w:ascii="Helvetica" w:eastAsiaTheme="majorEastAsia" w:hAnsi="Helvetica" w:cs="Helvetica"/>
          <w:color w:val="000000"/>
          <w:sz w:val="23"/>
          <w:szCs w:val="23"/>
          <w:bdr w:val="none" w:sz="0" w:space="0" w:color="auto" w:frame="1"/>
        </w:rPr>
        <w:t>Answer : </w:t>
      </w:r>
      <w:r>
        <w:rPr>
          <w:rFonts w:ascii="Helvetica" w:hAnsi="Helvetica" w:cs="Helvetica"/>
          <w:color w:val="000000"/>
          <w:sz w:val="20"/>
          <w:szCs w:val="20"/>
        </w:rPr>
        <w:t>Yes we can have it.</w:t>
      </w:r>
    </w:p>
    <w:tbl>
      <w:tblPr>
        <w:tblW w:w="9660" w:type="dxa"/>
        <w:tblCellMar>
          <w:left w:w="0" w:type="dxa"/>
          <w:right w:w="0" w:type="dxa"/>
        </w:tblCellMar>
        <w:tblLook w:val="04A0" w:firstRow="1" w:lastRow="0" w:firstColumn="1" w:lastColumn="0" w:noHBand="0" w:noVBand="1"/>
      </w:tblPr>
      <w:tblGrid>
        <w:gridCol w:w="9660"/>
      </w:tblGrid>
      <w:tr w:rsidR="000303E4" w:rsidTr="000303E4">
        <w:tc>
          <w:tcPr>
            <w:tcW w:w="9660" w:type="dxa"/>
            <w:vAlign w:val="center"/>
            <w:hideMark/>
          </w:tcPr>
          <w:p w:rsidR="000303E4" w:rsidRDefault="000303E4" w:rsidP="000303E4">
            <w:r>
              <w:rPr>
                <w:rStyle w:val="HTMLCode"/>
                <w:rFonts w:eastAsiaTheme="minorHAnsi"/>
              </w:rPr>
              <w:t>// Number is predefined class name in java.lang package</w:t>
            </w:r>
          </w:p>
          <w:p w:rsidR="000303E4" w:rsidRDefault="000303E4" w:rsidP="000303E4">
            <w:r>
              <w:rPr>
                <w:rStyle w:val="HTMLCode"/>
                <w:rFonts w:eastAsiaTheme="minorHAnsi"/>
              </w:rPr>
              <w:t>// Note : java.lang package is included in every java program by default</w:t>
            </w:r>
          </w:p>
          <w:p w:rsidR="000303E4" w:rsidRDefault="000303E4" w:rsidP="000303E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Number</w:t>
            </w:r>
          </w:p>
          <w:p w:rsidR="000303E4" w:rsidRDefault="000303E4" w:rsidP="000303E4">
            <w:r>
              <w:rPr>
                <w:rStyle w:val="HTMLCode"/>
                <w:rFonts w:eastAsiaTheme="minorHAnsi"/>
              </w:rPr>
              <w:t>{</w:t>
            </w:r>
          </w:p>
          <w:p w:rsidR="000303E4" w:rsidRDefault="000303E4" w:rsidP="000303E4">
            <w:r>
              <w:rPr>
                <w:rStyle w:val="HTMLCode"/>
                <w:rFonts w:eastAsiaTheme="minorHAnsi"/>
              </w:rPr>
              <w:t>    // instance variable</w:t>
            </w:r>
          </w:p>
          <w:p w:rsidR="000303E4" w:rsidRDefault="000303E4" w:rsidP="000303E4">
            <w:r>
              <w:rPr>
                <w:rStyle w:val="HTMLCode"/>
                <w:rFonts w:eastAsiaTheme="minorHAnsi"/>
              </w:rPr>
              <w:t>    int</w:t>
            </w:r>
            <w:r>
              <w:t xml:space="preserve"> </w:t>
            </w:r>
            <w:r>
              <w:rPr>
                <w:rStyle w:val="HTMLCode"/>
                <w:rFonts w:eastAsiaTheme="minorHAnsi"/>
              </w:rPr>
              <w:t>Number = 20;</w:t>
            </w:r>
          </w:p>
          <w:p w:rsidR="000303E4" w:rsidRDefault="000303E4" w:rsidP="000303E4">
            <w:r>
              <w:rPr>
                <w:rStyle w:val="HTMLCode"/>
                <w:rFonts w:eastAsiaTheme="minorHAnsi"/>
              </w:rPr>
              <w:t>    </w:t>
            </w:r>
            <w:r>
              <w:t> </w:t>
            </w:r>
          </w:p>
          <w:p w:rsidR="000303E4" w:rsidRDefault="000303E4" w:rsidP="000303E4">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 (String[] args)</w:t>
            </w:r>
          </w:p>
          <w:p w:rsidR="000303E4" w:rsidRDefault="000303E4" w:rsidP="000303E4">
            <w:r>
              <w:rPr>
                <w:rStyle w:val="HTMLCode"/>
                <w:rFonts w:eastAsiaTheme="minorHAnsi"/>
              </w:rPr>
              <w:t>    {</w:t>
            </w:r>
          </w:p>
          <w:p w:rsidR="000303E4" w:rsidRDefault="000303E4" w:rsidP="000303E4">
            <w:r>
              <w:rPr>
                <w:rStyle w:val="HTMLCode"/>
                <w:rFonts w:eastAsiaTheme="minorHAnsi"/>
              </w:rPr>
              <w:t>        // reference variable</w:t>
            </w:r>
          </w:p>
          <w:p w:rsidR="000303E4" w:rsidRDefault="000303E4" w:rsidP="000303E4">
            <w:r>
              <w:rPr>
                <w:rStyle w:val="HTMLCode"/>
                <w:rFonts w:eastAsiaTheme="minorHAnsi"/>
              </w:rPr>
              <w:t>        Number Number = new</w:t>
            </w:r>
            <w:r>
              <w:t xml:space="preserve"> </w:t>
            </w:r>
            <w:r>
              <w:rPr>
                <w:rStyle w:val="HTMLCode"/>
                <w:rFonts w:eastAsiaTheme="minorHAnsi"/>
              </w:rPr>
              <w:t>Number();</w:t>
            </w:r>
          </w:p>
          <w:p w:rsidR="000303E4" w:rsidRDefault="000303E4" w:rsidP="000303E4">
            <w:r>
              <w:rPr>
                <w:rStyle w:val="HTMLCode"/>
                <w:rFonts w:eastAsiaTheme="minorHAnsi"/>
              </w:rPr>
              <w:t>        </w:t>
            </w:r>
            <w:r>
              <w:t> </w:t>
            </w:r>
          </w:p>
          <w:p w:rsidR="000303E4" w:rsidRDefault="000303E4" w:rsidP="000303E4">
            <w:r>
              <w:rPr>
                <w:rStyle w:val="HTMLCode"/>
                <w:rFonts w:eastAsiaTheme="minorHAnsi"/>
              </w:rPr>
              <w:lastRenderedPageBreak/>
              <w:t>        // printing reference</w:t>
            </w:r>
          </w:p>
          <w:p w:rsidR="000303E4" w:rsidRDefault="000303E4" w:rsidP="000303E4">
            <w:r>
              <w:rPr>
                <w:rStyle w:val="HTMLCode"/>
                <w:rFonts w:eastAsiaTheme="minorHAnsi"/>
              </w:rPr>
              <w:t>        System.out.println(Number);</w:t>
            </w:r>
          </w:p>
          <w:p w:rsidR="000303E4" w:rsidRDefault="000303E4" w:rsidP="000303E4">
            <w:r>
              <w:rPr>
                <w:rStyle w:val="HTMLCode"/>
                <w:rFonts w:eastAsiaTheme="minorHAnsi"/>
              </w:rPr>
              <w:t>        </w:t>
            </w:r>
            <w:r>
              <w:t> </w:t>
            </w:r>
          </w:p>
          <w:p w:rsidR="000303E4" w:rsidRDefault="000303E4" w:rsidP="000303E4">
            <w:r>
              <w:rPr>
                <w:rStyle w:val="HTMLCode"/>
                <w:rFonts w:eastAsiaTheme="minorHAnsi"/>
              </w:rPr>
              <w:t>        // printing instance variable</w:t>
            </w:r>
          </w:p>
          <w:p w:rsidR="000303E4" w:rsidRDefault="000303E4" w:rsidP="000303E4">
            <w:r>
              <w:rPr>
                <w:rStyle w:val="HTMLCode"/>
                <w:rFonts w:eastAsiaTheme="minorHAnsi"/>
              </w:rPr>
              <w:t>        System.out.println(Number.Number);</w:t>
            </w:r>
          </w:p>
          <w:p w:rsidR="000303E4" w:rsidRDefault="000303E4" w:rsidP="000303E4">
            <w:r>
              <w:rPr>
                <w:rStyle w:val="HTMLCode"/>
                <w:rFonts w:eastAsiaTheme="minorHAnsi"/>
              </w:rPr>
              <w:t>    }</w:t>
            </w:r>
          </w:p>
          <w:p w:rsidR="000303E4" w:rsidRDefault="000303E4" w:rsidP="000303E4">
            <w:pPr>
              <w:rPr>
                <w:sz w:val="24"/>
                <w:szCs w:val="24"/>
              </w:rPr>
            </w:pPr>
            <w:r>
              <w:rPr>
                <w:rStyle w:val="HTMLCode"/>
                <w:rFonts w:eastAsiaTheme="minorHAnsi"/>
              </w:rPr>
              <w:t>}</w:t>
            </w:r>
          </w:p>
        </w:tc>
      </w:tr>
    </w:tbl>
    <w:p w:rsidR="000303E4" w:rsidRDefault="000303E4" w:rsidP="000303E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303E4" w:rsidRDefault="000303E4" w:rsidP="000303E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0303E4" w:rsidRDefault="000303E4" w:rsidP="000303E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Number@15db9742</w:t>
      </w:r>
    </w:p>
    <w:p w:rsidR="000303E4" w:rsidRDefault="000303E4" w:rsidP="000303E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20</w:t>
      </w:r>
    </w:p>
    <w:p w:rsidR="000303E4" w:rsidRDefault="000303E4" w:rsidP="002B55A0">
      <w:pPr>
        <w:jc w:val="both"/>
        <w:rPr>
          <w:b/>
        </w:rPr>
      </w:pPr>
      <w:bookmarkStart w:id="67" w:name="_GoBack"/>
      <w:bookmarkEnd w:id="67"/>
    </w:p>
    <w:p w:rsidR="00304CF4" w:rsidRDefault="00304CF4" w:rsidP="002B55A0">
      <w:pPr>
        <w:jc w:val="both"/>
        <w:rPr>
          <w:b/>
        </w:rPr>
      </w:pPr>
    </w:p>
    <w:p w:rsidR="00304CF4" w:rsidRDefault="00304CF4" w:rsidP="002B55A0">
      <w:pPr>
        <w:jc w:val="both"/>
        <w:rPr>
          <w:b/>
        </w:rPr>
      </w:pPr>
    </w:p>
    <w:p w:rsidR="00304CF4" w:rsidRDefault="00304CF4" w:rsidP="002B55A0">
      <w:pPr>
        <w:jc w:val="both"/>
        <w:rPr>
          <w:b/>
        </w:rPr>
      </w:pPr>
    </w:p>
    <w:p w:rsidR="00304CF4" w:rsidRDefault="00304CF4" w:rsidP="002B55A0">
      <w:pPr>
        <w:jc w:val="both"/>
        <w:rPr>
          <w:b/>
        </w:rPr>
      </w:pPr>
    </w:p>
    <w:p w:rsidR="00304CF4" w:rsidRDefault="00304CF4" w:rsidP="002B55A0">
      <w:pPr>
        <w:jc w:val="both"/>
        <w:rPr>
          <w:b/>
        </w:rPr>
      </w:pPr>
    </w:p>
    <w:p w:rsidR="00304CF4" w:rsidRDefault="00304CF4" w:rsidP="002B55A0">
      <w:pPr>
        <w:jc w:val="both"/>
        <w:rPr>
          <w:b/>
        </w:rPr>
      </w:pPr>
    </w:p>
    <w:p w:rsidR="00304CF4" w:rsidRDefault="00304CF4" w:rsidP="002B55A0">
      <w:pPr>
        <w:jc w:val="both"/>
        <w:rPr>
          <w:b/>
        </w:rPr>
      </w:pPr>
    </w:p>
    <w:p w:rsidR="006E58B1" w:rsidRDefault="006E58B1" w:rsidP="00304CF4">
      <w:pPr>
        <w:pStyle w:val="Heading1"/>
        <w:jc w:val="center"/>
      </w:pPr>
    </w:p>
    <w:p w:rsidR="006E58B1" w:rsidRDefault="006E58B1" w:rsidP="006E58B1">
      <w:pPr>
        <w:pStyle w:val="Heading2"/>
        <w:shd w:val="clear" w:color="auto" w:fill="FFFFFF"/>
        <w:spacing w:before="390" w:after="225"/>
        <w:ind w:left="120"/>
        <w:jc w:val="center"/>
        <w:rPr>
          <w:rFonts w:ascii="Helvetica" w:hAnsi="Helvetica" w:cs="Helvetica"/>
          <w:color w:val="000000"/>
          <w:sz w:val="27"/>
          <w:szCs w:val="27"/>
        </w:rPr>
      </w:pPr>
      <w:r>
        <w:rPr>
          <w:rFonts w:ascii="Helvetica" w:hAnsi="Helvetica" w:cs="Helvetica"/>
          <w:color w:val="000000"/>
          <w:sz w:val="27"/>
          <w:szCs w:val="27"/>
        </w:rPr>
        <w:t>Data Type in Java</w:t>
      </w:r>
    </w:p>
    <w:p w:rsidR="006E58B1" w:rsidRDefault="006E58B1" w:rsidP="006E58B1">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Datatype</w:t>
      </w:r>
      <w:r>
        <w:rPr>
          <w:rFonts w:ascii="Arial" w:hAnsi="Arial" w:cs="Arial"/>
          <w:color w:val="000000"/>
          <w:sz w:val="21"/>
          <w:szCs w:val="21"/>
        </w:rPr>
        <w:t> is a spacial keyword used to allocate sufficient memory space for the data, in other words Data type is used for representing the data in main memory (RAM) of the computer.</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In general every programming language is containing three categories of data types. They are</w:t>
      </w:r>
    </w:p>
    <w:p w:rsidR="006E58B1" w:rsidRDefault="006E58B1" w:rsidP="006E58B1">
      <w:pPr>
        <w:numPr>
          <w:ilvl w:val="0"/>
          <w:numId w:val="45"/>
        </w:numPr>
        <w:shd w:val="clear" w:color="auto" w:fill="FFFFFF"/>
        <w:spacing w:before="75" w:after="0" w:line="432" w:lineRule="atLeast"/>
        <w:ind w:left="300" w:right="300"/>
        <w:rPr>
          <w:rFonts w:ascii="Georgia" w:hAnsi="Georgia" w:cs="Times New Roman"/>
          <w:color w:val="000000"/>
          <w:sz w:val="23"/>
          <w:szCs w:val="23"/>
        </w:rPr>
      </w:pPr>
      <w:r>
        <w:rPr>
          <w:rFonts w:ascii="Georgia" w:hAnsi="Georgia"/>
          <w:color w:val="000000"/>
          <w:sz w:val="23"/>
          <w:szCs w:val="23"/>
        </w:rPr>
        <w:t>Fundamental or primitive data types</w:t>
      </w:r>
    </w:p>
    <w:p w:rsidR="006E58B1" w:rsidRDefault="006E58B1" w:rsidP="006E58B1">
      <w:pPr>
        <w:numPr>
          <w:ilvl w:val="0"/>
          <w:numId w:val="45"/>
        </w:numPr>
        <w:shd w:val="clear" w:color="auto" w:fill="FFFFFF"/>
        <w:spacing w:before="75" w:after="0" w:line="432" w:lineRule="atLeast"/>
        <w:ind w:left="300" w:right="300"/>
        <w:rPr>
          <w:rFonts w:ascii="Georgia" w:hAnsi="Georgia"/>
          <w:color w:val="000000"/>
          <w:sz w:val="23"/>
          <w:szCs w:val="23"/>
        </w:rPr>
      </w:pPr>
      <w:r>
        <w:rPr>
          <w:rFonts w:ascii="Georgia" w:hAnsi="Georgia"/>
          <w:color w:val="000000"/>
          <w:sz w:val="23"/>
          <w:szCs w:val="23"/>
        </w:rPr>
        <w:t>Derived data types</w:t>
      </w:r>
    </w:p>
    <w:p w:rsidR="006E58B1" w:rsidRDefault="006E58B1" w:rsidP="006E58B1">
      <w:pPr>
        <w:numPr>
          <w:ilvl w:val="0"/>
          <w:numId w:val="45"/>
        </w:numPr>
        <w:shd w:val="clear" w:color="auto" w:fill="FFFFFF"/>
        <w:spacing w:before="75" w:after="0" w:line="432" w:lineRule="atLeast"/>
        <w:ind w:left="300" w:right="300"/>
        <w:rPr>
          <w:rFonts w:ascii="Georgia" w:hAnsi="Georgia"/>
          <w:color w:val="000000"/>
          <w:sz w:val="23"/>
          <w:szCs w:val="23"/>
        </w:rPr>
      </w:pPr>
      <w:r>
        <w:rPr>
          <w:rFonts w:ascii="Georgia" w:hAnsi="Georgia"/>
          <w:color w:val="000000"/>
          <w:sz w:val="23"/>
          <w:szCs w:val="23"/>
        </w:rPr>
        <w:t>User defined data types.</w:t>
      </w:r>
    </w:p>
    <w:p w:rsidR="006E58B1" w:rsidRDefault="006E58B1" w:rsidP="006E58B1">
      <w:pPr>
        <w:spacing w:line="240" w:lineRule="auto"/>
        <w:rPr>
          <w:rFonts w:ascii="Times New Roman" w:hAnsi="Times New Roman"/>
          <w:sz w:val="24"/>
          <w:szCs w:val="24"/>
        </w:rPr>
      </w:pPr>
      <w:r>
        <w:rPr>
          <w:noProof/>
        </w:rPr>
        <w:lastRenderedPageBreak/>
        <w:drawing>
          <wp:inline distT="0" distB="0" distL="0" distR="0">
            <wp:extent cx="4371975" cy="1895475"/>
            <wp:effectExtent l="0" t="0" r="0" b="0"/>
            <wp:docPr id="35" name="Picture 35" descr="data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atyp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975" cy="1895475"/>
                    </a:xfrm>
                    <a:prstGeom prst="rect">
                      <a:avLst/>
                    </a:prstGeom>
                    <a:noFill/>
                    <a:ln>
                      <a:noFill/>
                    </a:ln>
                  </pic:spPr>
                </pic:pic>
              </a:graphicData>
            </a:graphic>
          </wp:inline>
        </w:drawing>
      </w:r>
    </w:p>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Primitive data types</w:t>
      </w:r>
    </w:p>
    <w:p w:rsidR="006E58B1" w:rsidRDefault="006E58B1" w:rsidP="006E58B1">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Primitive</w:t>
      </w:r>
      <w:r>
        <w:rPr>
          <w:rFonts w:ascii="Arial" w:hAnsi="Arial" w:cs="Arial"/>
          <w:color w:val="000000"/>
          <w:sz w:val="21"/>
          <w:szCs w:val="21"/>
        </w:rPr>
        <w:t> data types are those whose variables allows us to store only one value but they never allows us to store multiple values of same type. This is a data type whose variable can hold maximum one value at a time.</w:t>
      </w:r>
    </w:p>
    <w:p w:rsidR="006E58B1" w:rsidRDefault="006E58B1" w:rsidP="006E58B1">
      <w:pPr>
        <w:pStyle w:val="Heading2"/>
        <w:shd w:val="clear" w:color="auto" w:fill="F5F5F5"/>
        <w:spacing w:before="60"/>
        <w:ind w:left="105" w:right="90"/>
        <w:rPr>
          <w:rFonts w:ascii="Helvetica" w:hAnsi="Helvetica" w:cs="Helvetica"/>
          <w:color w:val="00535E"/>
          <w:sz w:val="21"/>
          <w:szCs w:val="21"/>
        </w:rPr>
      </w:pPr>
      <w:r>
        <w:rPr>
          <w:rFonts w:ascii="Helvetica" w:hAnsi="Helvetica" w:cs="Helvetica"/>
          <w:color w:val="00535E"/>
          <w:sz w:val="21"/>
          <w:szCs w:val="21"/>
        </w:rPr>
        <w:t>Example</w:t>
      </w:r>
    </w:p>
    <w:p w:rsidR="006E58B1" w:rsidRDefault="006E58B1" w:rsidP="006E58B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eastAsiaTheme="majorEastAsia" w:hAnsi="Arial" w:cs="Arial"/>
          <w:color w:val="000000"/>
          <w:sz w:val="21"/>
          <w:szCs w:val="21"/>
        </w:rPr>
      </w:pPr>
      <w:r>
        <w:rPr>
          <w:rStyle w:val="kwd"/>
          <w:rFonts w:ascii="Arial" w:eastAsiaTheme="majorEastAsia" w:hAnsi="Arial" w:cs="Arial"/>
          <w:b/>
          <w:bCs/>
          <w:color w:val="0033CC"/>
          <w:sz w:val="21"/>
          <w:szCs w:val="21"/>
        </w:rPr>
        <w:t>int</w:t>
      </w:r>
      <w:r>
        <w:rPr>
          <w:rStyle w:val="pln"/>
          <w:rFonts w:ascii="Arial" w:eastAsiaTheme="majorEastAsia" w:hAnsi="Arial" w:cs="Arial"/>
          <w:color w:val="000000"/>
          <w:sz w:val="21"/>
          <w:szCs w:val="21"/>
        </w:rPr>
        <w:t xml:space="preserve"> a</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com"/>
          <w:rFonts w:ascii="Arial" w:hAnsi="Arial" w:cs="Arial"/>
          <w:color w:val="05A305"/>
          <w:sz w:val="21"/>
          <w:szCs w:val="21"/>
        </w:rPr>
        <w:t>// valid</w:t>
      </w:r>
    </w:p>
    <w:p w:rsidR="006E58B1" w:rsidRDefault="006E58B1" w:rsidP="006E58B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eastAsiaTheme="majorEastAsia" w:hAnsi="Arial" w:cs="Arial"/>
          <w:color w:val="000000"/>
          <w:sz w:val="21"/>
          <w:szCs w:val="21"/>
        </w:rPr>
      </w:pPr>
      <w:r>
        <w:rPr>
          <w:rStyle w:val="pln"/>
          <w:rFonts w:ascii="Arial" w:eastAsiaTheme="majorEastAsia" w:hAnsi="Arial" w:cs="Arial"/>
          <w:color w:val="000000"/>
          <w:sz w:val="21"/>
          <w:szCs w:val="21"/>
        </w:rPr>
        <w:t>a</w:t>
      </w:r>
      <w:r>
        <w:rPr>
          <w:rStyle w:val="pun"/>
          <w:rFonts w:ascii="Arial" w:hAnsi="Arial" w:cs="Arial"/>
          <w:color w:val="000000"/>
          <w:sz w:val="21"/>
          <w:szCs w:val="21"/>
        </w:rPr>
        <w:t>=</w:t>
      </w:r>
      <w:r>
        <w:rPr>
          <w:rStyle w:val="lit"/>
          <w:rFonts w:ascii="Arial" w:hAnsi="Arial" w:cs="Arial"/>
          <w:color w:val="CD5C5C"/>
          <w:sz w:val="21"/>
          <w:szCs w:val="21"/>
        </w:rPr>
        <w:t>10</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com"/>
          <w:rFonts w:ascii="Arial" w:hAnsi="Arial" w:cs="Arial"/>
          <w:color w:val="05A305"/>
          <w:sz w:val="21"/>
          <w:szCs w:val="21"/>
        </w:rPr>
        <w:t>// valid</w:t>
      </w:r>
    </w:p>
    <w:p w:rsidR="006E58B1" w:rsidRDefault="006E58B1" w:rsidP="006E58B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pln"/>
          <w:rFonts w:ascii="Arial" w:eastAsiaTheme="majorEastAsia" w:hAnsi="Arial" w:cs="Arial"/>
          <w:color w:val="000000"/>
          <w:sz w:val="21"/>
          <w:szCs w:val="21"/>
        </w:rPr>
        <w:t>a</w:t>
      </w:r>
      <w:r>
        <w:rPr>
          <w:rStyle w:val="pun"/>
          <w:rFonts w:ascii="Arial" w:hAnsi="Arial" w:cs="Arial"/>
          <w:color w:val="000000"/>
          <w:sz w:val="21"/>
          <w:szCs w:val="21"/>
        </w:rPr>
        <w:t>=</w:t>
      </w:r>
      <w:r>
        <w:rPr>
          <w:rStyle w:val="lit"/>
          <w:rFonts w:ascii="Arial" w:hAnsi="Arial" w:cs="Arial"/>
          <w:color w:val="CD5C5C"/>
          <w:sz w:val="21"/>
          <w:szCs w:val="21"/>
        </w:rPr>
        <w:t>10</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lit"/>
          <w:rFonts w:ascii="Arial" w:hAnsi="Arial" w:cs="Arial"/>
          <w:color w:val="CD5C5C"/>
          <w:sz w:val="21"/>
          <w:szCs w:val="21"/>
        </w:rPr>
        <w:t>20</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lit"/>
          <w:rFonts w:ascii="Arial" w:hAnsi="Arial" w:cs="Arial"/>
          <w:color w:val="CD5C5C"/>
          <w:sz w:val="21"/>
          <w:szCs w:val="21"/>
        </w:rPr>
        <w:t>30</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com"/>
          <w:rFonts w:ascii="Arial" w:hAnsi="Arial" w:cs="Arial"/>
          <w:color w:val="05A305"/>
          <w:sz w:val="21"/>
          <w:szCs w:val="21"/>
        </w:rPr>
        <w:t>// invalid</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Here "a" store only one value at a time because it is primitive type variable.</w:t>
      </w:r>
    </w:p>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Derived data types</w:t>
      </w:r>
    </w:p>
    <w:p w:rsidR="006E58B1" w:rsidRDefault="006E58B1" w:rsidP="006E58B1">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Derived</w:t>
      </w:r>
      <w:r>
        <w:rPr>
          <w:rFonts w:ascii="Arial" w:hAnsi="Arial" w:cs="Arial"/>
          <w:color w:val="000000"/>
          <w:sz w:val="21"/>
          <w:szCs w:val="21"/>
        </w:rPr>
        <w:t> data types are those whose variables allow us to store multiple values of same type. But they never allows to store multiple values of different types. These are the data type whose variable can hold more than one value of similar type. In general derived data type can be achieve using array.</w:t>
      </w:r>
    </w:p>
    <w:p w:rsidR="006E58B1" w:rsidRDefault="006E58B1" w:rsidP="006E58B1">
      <w:pPr>
        <w:pStyle w:val="Heading2"/>
        <w:shd w:val="clear" w:color="auto" w:fill="F5F5F5"/>
        <w:spacing w:before="60"/>
        <w:ind w:left="105" w:right="90"/>
        <w:rPr>
          <w:rFonts w:ascii="Helvetica" w:hAnsi="Helvetica" w:cs="Helvetica"/>
          <w:color w:val="00535E"/>
          <w:sz w:val="21"/>
          <w:szCs w:val="21"/>
        </w:rPr>
      </w:pPr>
      <w:r>
        <w:rPr>
          <w:rFonts w:ascii="Helvetica" w:hAnsi="Helvetica" w:cs="Helvetica"/>
          <w:color w:val="00535E"/>
          <w:sz w:val="21"/>
          <w:szCs w:val="21"/>
        </w:rPr>
        <w:t>Example</w:t>
      </w:r>
    </w:p>
    <w:p w:rsidR="006E58B1" w:rsidRDefault="006E58B1" w:rsidP="006E58B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eastAsiaTheme="majorEastAsia" w:hAnsi="Arial" w:cs="Arial"/>
          <w:color w:val="000000"/>
          <w:sz w:val="21"/>
          <w:szCs w:val="21"/>
        </w:rPr>
      </w:pPr>
      <w:r>
        <w:rPr>
          <w:rStyle w:val="kwd"/>
          <w:rFonts w:ascii="Arial" w:eastAsiaTheme="majorEastAsia" w:hAnsi="Arial" w:cs="Arial"/>
          <w:b/>
          <w:bCs/>
          <w:color w:val="0033CC"/>
          <w:sz w:val="21"/>
          <w:szCs w:val="21"/>
        </w:rPr>
        <w:t>int</w:t>
      </w:r>
      <w:r>
        <w:rPr>
          <w:rStyle w:val="pln"/>
          <w:rFonts w:ascii="Arial" w:eastAsiaTheme="majorEastAsia" w:hAnsi="Arial" w:cs="Arial"/>
          <w:color w:val="000000"/>
          <w:sz w:val="21"/>
          <w:szCs w:val="21"/>
        </w:rPr>
        <w:t xml:space="preserve">  a</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pun"/>
          <w:rFonts w:ascii="Arial" w:hAnsi="Arial" w:cs="Arial"/>
          <w:color w:val="000000"/>
          <w:sz w:val="21"/>
          <w:szCs w:val="21"/>
        </w:rPr>
        <w:t>{</w:t>
      </w:r>
      <w:r>
        <w:rPr>
          <w:rStyle w:val="lit"/>
          <w:rFonts w:ascii="Arial" w:hAnsi="Arial" w:cs="Arial"/>
          <w:color w:val="CD5C5C"/>
          <w:sz w:val="21"/>
          <w:szCs w:val="21"/>
        </w:rPr>
        <w:t>10</w:t>
      </w:r>
      <w:r>
        <w:rPr>
          <w:rStyle w:val="pun"/>
          <w:rFonts w:ascii="Arial" w:hAnsi="Arial" w:cs="Arial"/>
          <w:color w:val="000000"/>
          <w:sz w:val="21"/>
          <w:szCs w:val="21"/>
        </w:rPr>
        <w:t>,</w:t>
      </w:r>
      <w:r>
        <w:rPr>
          <w:rStyle w:val="lit"/>
          <w:rFonts w:ascii="Arial" w:hAnsi="Arial" w:cs="Arial"/>
          <w:color w:val="CD5C5C"/>
          <w:sz w:val="21"/>
          <w:szCs w:val="21"/>
        </w:rPr>
        <w:t>20</w:t>
      </w:r>
      <w:r>
        <w:rPr>
          <w:rStyle w:val="pun"/>
          <w:rFonts w:ascii="Arial" w:hAnsi="Arial" w:cs="Arial"/>
          <w:color w:val="000000"/>
          <w:sz w:val="21"/>
          <w:szCs w:val="21"/>
        </w:rPr>
        <w:t>,</w:t>
      </w:r>
      <w:r>
        <w:rPr>
          <w:rStyle w:val="lit"/>
          <w:rFonts w:ascii="Arial" w:hAnsi="Arial" w:cs="Arial"/>
          <w:color w:val="CD5C5C"/>
          <w:sz w:val="21"/>
          <w:szCs w:val="21"/>
        </w:rPr>
        <w:t>30</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com"/>
          <w:rFonts w:ascii="Arial" w:hAnsi="Arial" w:cs="Arial"/>
          <w:color w:val="05A305"/>
          <w:sz w:val="21"/>
          <w:szCs w:val="21"/>
        </w:rPr>
        <w:t>// valid</w:t>
      </w:r>
    </w:p>
    <w:p w:rsidR="006E58B1" w:rsidRDefault="006E58B1" w:rsidP="006E58B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kwd"/>
          <w:rFonts w:ascii="Arial" w:eastAsiaTheme="majorEastAsia" w:hAnsi="Arial" w:cs="Arial"/>
          <w:b/>
          <w:bCs/>
          <w:color w:val="0033CC"/>
          <w:sz w:val="21"/>
          <w:szCs w:val="21"/>
        </w:rPr>
        <w:t>int</w:t>
      </w:r>
      <w:r>
        <w:rPr>
          <w:rStyle w:val="pln"/>
          <w:rFonts w:ascii="Arial" w:eastAsiaTheme="majorEastAsia" w:hAnsi="Arial" w:cs="Arial"/>
          <w:color w:val="000000"/>
          <w:sz w:val="21"/>
          <w:szCs w:val="21"/>
        </w:rPr>
        <w:t xml:space="preserve"> b</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pun"/>
          <w:rFonts w:ascii="Arial" w:hAnsi="Arial" w:cs="Arial"/>
          <w:color w:val="000000"/>
          <w:sz w:val="21"/>
          <w:szCs w:val="21"/>
        </w:rPr>
        <w:t>{</w:t>
      </w:r>
      <w:r>
        <w:rPr>
          <w:rStyle w:val="lit"/>
          <w:rFonts w:ascii="Arial" w:hAnsi="Arial" w:cs="Arial"/>
          <w:color w:val="CD5C5C"/>
          <w:sz w:val="21"/>
          <w:szCs w:val="21"/>
        </w:rPr>
        <w:t>100</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str"/>
          <w:rFonts w:ascii="Arial" w:hAnsi="Arial" w:cs="Arial"/>
          <w:color w:val="EE14BA"/>
          <w:sz w:val="21"/>
          <w:szCs w:val="21"/>
        </w:rPr>
        <w:t>'A'</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str"/>
          <w:rFonts w:ascii="Arial" w:hAnsi="Arial" w:cs="Arial"/>
          <w:color w:val="EE14BA"/>
          <w:sz w:val="21"/>
          <w:szCs w:val="21"/>
        </w:rPr>
        <w:t>"ABC"</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com"/>
          <w:rFonts w:ascii="Arial" w:hAnsi="Arial" w:cs="Arial"/>
          <w:color w:val="05A305"/>
          <w:sz w:val="21"/>
          <w:szCs w:val="21"/>
        </w:rPr>
        <w:t>//  invalid</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Here derived data type store only same type of data at a time not store integer, character and string at same time.</w:t>
      </w:r>
    </w:p>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User defined data types</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User defined data types are those which are developed by programmers by making use of appropriate features of the language.</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lastRenderedPageBreak/>
        <w:t>User defined data types related variables allows us to store multiple values either of same type or different type or both. This is a data type whose variable can hold more than one value of dissimilar type, in java it is achieved using class concept.</w:t>
      </w:r>
    </w:p>
    <w:p w:rsidR="006E58B1" w:rsidRDefault="006E58B1" w:rsidP="006E58B1">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Note: </w:t>
      </w:r>
      <w:r>
        <w:rPr>
          <w:rFonts w:ascii="Arial" w:hAnsi="Arial" w:cs="Arial"/>
          <w:color w:val="000000"/>
          <w:sz w:val="21"/>
          <w:szCs w:val="21"/>
        </w:rPr>
        <w:t>In java both derived and user defined data type combined name as reference data type.</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In C language, user defined data types can be developed by using struct, union, enum etc. In java programming user defined datatype can be developed by using the features of classes and interfaces.</w:t>
      </w:r>
    </w:p>
    <w:p w:rsidR="006E58B1" w:rsidRDefault="006E58B1" w:rsidP="006E58B1">
      <w:pPr>
        <w:pStyle w:val="Heading2"/>
        <w:shd w:val="clear" w:color="auto" w:fill="F5F5F5"/>
        <w:spacing w:before="60"/>
        <w:ind w:left="105" w:right="90"/>
        <w:rPr>
          <w:rFonts w:ascii="Helvetica" w:hAnsi="Helvetica" w:cs="Helvetica"/>
          <w:color w:val="00535E"/>
          <w:sz w:val="21"/>
          <w:szCs w:val="21"/>
        </w:rPr>
      </w:pPr>
      <w:r>
        <w:rPr>
          <w:rFonts w:ascii="Helvetica" w:hAnsi="Helvetica" w:cs="Helvetica"/>
          <w:color w:val="00535E"/>
          <w:sz w:val="21"/>
          <w:szCs w:val="21"/>
        </w:rPr>
        <w:t>Example</w:t>
      </w:r>
    </w:p>
    <w:p w:rsidR="006E58B1" w:rsidRDefault="006E58B1" w:rsidP="006E58B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typ"/>
          <w:rFonts w:ascii="Arial" w:hAnsi="Arial" w:cs="Arial"/>
          <w:color w:val="FF0000"/>
          <w:sz w:val="21"/>
          <w:szCs w:val="21"/>
        </w:rPr>
        <w:t>Student</w:t>
      </w:r>
      <w:r>
        <w:rPr>
          <w:rStyle w:val="pln"/>
          <w:rFonts w:ascii="Arial" w:eastAsiaTheme="majorEastAsia" w:hAnsi="Arial" w:cs="Arial"/>
          <w:color w:val="000000"/>
          <w:sz w:val="21"/>
          <w:szCs w:val="21"/>
        </w:rPr>
        <w:t xml:space="preserve">  s </w:t>
      </w:r>
      <w:r>
        <w:rPr>
          <w:rStyle w:val="pun"/>
          <w:rFonts w:ascii="Arial" w:hAnsi="Arial" w:cs="Arial"/>
          <w:color w:val="000000"/>
          <w:sz w:val="21"/>
          <w:szCs w:val="21"/>
        </w:rPr>
        <w:t>=</w:t>
      </w:r>
      <w:r>
        <w:rPr>
          <w:rStyle w:val="pln"/>
          <w:rFonts w:ascii="Arial" w:eastAsiaTheme="majorEastAsia" w:hAnsi="Arial" w:cs="Arial"/>
          <w:color w:val="000000"/>
          <w:sz w:val="21"/>
          <w:szCs w:val="21"/>
        </w:rPr>
        <w:t xml:space="preserve"> </w:t>
      </w:r>
      <w:r>
        <w:rPr>
          <w:rStyle w:val="kwd"/>
          <w:rFonts w:ascii="Arial" w:eastAsiaTheme="majorEastAsia" w:hAnsi="Arial" w:cs="Arial"/>
          <w:b/>
          <w:bCs/>
          <w:color w:val="0033CC"/>
          <w:sz w:val="21"/>
          <w:szCs w:val="21"/>
        </w:rPr>
        <w:t>new</w:t>
      </w:r>
      <w:r>
        <w:rPr>
          <w:rStyle w:val="pln"/>
          <w:rFonts w:ascii="Arial" w:eastAsiaTheme="majorEastAsia" w:hAnsi="Arial" w:cs="Arial"/>
          <w:color w:val="000000"/>
          <w:sz w:val="21"/>
          <w:szCs w:val="21"/>
        </w:rPr>
        <w:t xml:space="preserve">  </w:t>
      </w:r>
      <w:r>
        <w:rPr>
          <w:rStyle w:val="typ"/>
          <w:rFonts w:ascii="Arial" w:hAnsi="Arial" w:cs="Arial"/>
          <w:color w:val="FF0000"/>
          <w:sz w:val="21"/>
          <w:szCs w:val="21"/>
        </w:rPr>
        <w:t>Student</w:t>
      </w:r>
      <w:r>
        <w:rPr>
          <w:rStyle w:val="pun"/>
          <w:rFonts w:ascii="Arial" w:hAnsi="Arial" w:cs="Arial"/>
          <w:color w:val="000000"/>
          <w:sz w:val="21"/>
          <w:szCs w:val="21"/>
        </w:rPr>
        <w:t>();</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In java we have eight data type which are organized in four groups. They are</w:t>
      </w:r>
    </w:p>
    <w:p w:rsidR="006E58B1" w:rsidRDefault="006E58B1" w:rsidP="006E58B1">
      <w:pPr>
        <w:numPr>
          <w:ilvl w:val="0"/>
          <w:numId w:val="46"/>
        </w:numPr>
        <w:shd w:val="clear" w:color="auto" w:fill="FFFFFF"/>
        <w:spacing w:before="75" w:after="0" w:line="432" w:lineRule="atLeast"/>
        <w:ind w:left="300" w:right="300"/>
        <w:rPr>
          <w:rFonts w:ascii="Georgia" w:hAnsi="Georgia" w:cs="Times New Roman"/>
          <w:color w:val="000000"/>
          <w:sz w:val="23"/>
          <w:szCs w:val="23"/>
        </w:rPr>
      </w:pPr>
      <w:r>
        <w:rPr>
          <w:rFonts w:ascii="Georgia" w:hAnsi="Georgia"/>
          <w:color w:val="000000"/>
          <w:sz w:val="23"/>
          <w:szCs w:val="23"/>
        </w:rPr>
        <w:t>Integer category data types</w:t>
      </w:r>
    </w:p>
    <w:p w:rsidR="006E58B1" w:rsidRDefault="006E58B1" w:rsidP="006E58B1">
      <w:pPr>
        <w:numPr>
          <w:ilvl w:val="0"/>
          <w:numId w:val="46"/>
        </w:numPr>
        <w:shd w:val="clear" w:color="auto" w:fill="FFFFFF"/>
        <w:spacing w:before="75" w:after="0" w:line="432" w:lineRule="atLeast"/>
        <w:ind w:left="300" w:right="300"/>
        <w:rPr>
          <w:rFonts w:ascii="Georgia" w:hAnsi="Georgia"/>
          <w:color w:val="000000"/>
          <w:sz w:val="23"/>
          <w:szCs w:val="23"/>
        </w:rPr>
      </w:pPr>
      <w:r>
        <w:rPr>
          <w:rFonts w:ascii="Georgia" w:hAnsi="Georgia"/>
          <w:color w:val="000000"/>
          <w:sz w:val="23"/>
          <w:szCs w:val="23"/>
        </w:rPr>
        <w:t>Character category data types</w:t>
      </w:r>
    </w:p>
    <w:p w:rsidR="006E58B1" w:rsidRDefault="006E58B1" w:rsidP="006E58B1">
      <w:pPr>
        <w:numPr>
          <w:ilvl w:val="0"/>
          <w:numId w:val="46"/>
        </w:numPr>
        <w:shd w:val="clear" w:color="auto" w:fill="FFFFFF"/>
        <w:spacing w:before="75" w:after="0" w:line="432" w:lineRule="atLeast"/>
        <w:ind w:left="300" w:right="300"/>
        <w:rPr>
          <w:rFonts w:ascii="Georgia" w:hAnsi="Georgia"/>
          <w:color w:val="000000"/>
          <w:sz w:val="23"/>
          <w:szCs w:val="23"/>
        </w:rPr>
      </w:pPr>
      <w:r>
        <w:rPr>
          <w:rFonts w:ascii="Georgia" w:hAnsi="Georgia"/>
          <w:color w:val="000000"/>
          <w:sz w:val="23"/>
          <w:szCs w:val="23"/>
        </w:rPr>
        <w:t>Float category data types</w:t>
      </w:r>
    </w:p>
    <w:p w:rsidR="006E58B1" w:rsidRDefault="006E58B1" w:rsidP="006E58B1">
      <w:pPr>
        <w:numPr>
          <w:ilvl w:val="0"/>
          <w:numId w:val="46"/>
        </w:numPr>
        <w:shd w:val="clear" w:color="auto" w:fill="FFFFFF"/>
        <w:spacing w:before="75" w:after="0" w:line="432" w:lineRule="atLeast"/>
        <w:ind w:left="300" w:right="300"/>
        <w:rPr>
          <w:rFonts w:ascii="Georgia" w:hAnsi="Georgia"/>
          <w:color w:val="000000"/>
          <w:sz w:val="23"/>
          <w:szCs w:val="23"/>
        </w:rPr>
      </w:pPr>
      <w:r>
        <w:rPr>
          <w:rFonts w:ascii="Georgia" w:hAnsi="Georgia"/>
          <w:color w:val="000000"/>
          <w:sz w:val="23"/>
          <w:szCs w:val="23"/>
        </w:rPr>
        <w:t>Boolean category data types</w:t>
      </w:r>
    </w:p>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Integer category data types</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These category data types are used for storing integer data in the main memory of computer by allocating sufficient amount of memory space.</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Integer category data types are divided into four types which are given in following table</w:t>
      </w:r>
    </w:p>
    <w:tbl>
      <w:tblPr>
        <w:tblW w:w="921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639"/>
        <w:gridCol w:w="2758"/>
        <w:gridCol w:w="1365"/>
        <w:gridCol w:w="4448"/>
      </w:tblGrid>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Size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Range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+ 127 to -128</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+ 32767 to -32768</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Int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 x to - (x+1)</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 y to - (y+1)</w:t>
            </w:r>
          </w:p>
        </w:tc>
      </w:tr>
    </w:tbl>
    <w:p w:rsidR="006E58B1" w:rsidRDefault="006E58B1" w:rsidP="006E58B1">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Character category data types</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lastRenderedPageBreak/>
        <w:t>A character is an identifier which is enclosed within single quotes. In java to represent character data, we use a data type called char. This data type takes two byte since it follows Unicode character set.</w:t>
      </w:r>
    </w:p>
    <w:p w:rsidR="006E58B1" w:rsidRDefault="00F7208D" w:rsidP="006E58B1">
      <w:pPr>
        <w:rPr>
          <w:rFonts w:ascii="Times New Roman" w:hAnsi="Times New Roman" w:cs="Times New Roman"/>
          <w:sz w:val="24"/>
          <w:szCs w:val="24"/>
        </w:rPr>
      </w:pPr>
      <w:r>
        <w:pict>
          <v:rect id="_x0000_i1036" style="width:0;height:1.5pt" o:hralign="center" o:hrstd="t" o:hrnoshade="t" o:hr="t" fillcolor="black" stroked="f"/>
        </w:pict>
      </w:r>
    </w:p>
    <w:tbl>
      <w:tblPr>
        <w:tblW w:w="921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82"/>
        <w:gridCol w:w="2608"/>
        <w:gridCol w:w="4020"/>
      </w:tblGrid>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Size(Byte)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Range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Char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232767 to -32768</w:t>
            </w:r>
          </w:p>
        </w:tc>
      </w:tr>
    </w:tbl>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Why Java take 2 byte of memory for store character ?</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Java support more than 18 international languages so java take 2 byte for characters, because for 18 international language 1 byte of memory is not sufficient for storing all characters and symbols present in 18 languages. Java supports Unicode but c support ascii code. In ascii code only English language are present, so for storing all English latter and symbols 1 byte is sufficient. Unicode character set is one which contains all the characters which are available in 18 international languages and it contains 65536 characters</w:t>
      </w:r>
    </w:p>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Float category data types</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Float category data type are used for representing float values. This category contains two data types, they are in the given table</w:t>
      </w:r>
    </w:p>
    <w:p w:rsidR="006E58B1" w:rsidRDefault="00F7208D" w:rsidP="006E58B1">
      <w:pPr>
        <w:rPr>
          <w:rFonts w:ascii="Times New Roman" w:hAnsi="Times New Roman" w:cs="Times New Roman"/>
          <w:sz w:val="24"/>
          <w:szCs w:val="24"/>
        </w:rPr>
      </w:pPr>
      <w:r>
        <w:pict>
          <v:rect id="_x0000_i1037" style="width:0;height:1.5pt" o:hralign="center" o:hrstd="t" o:hrnoshade="t" o:hr="t" fillcolor="black" stroked="f"/>
        </w:pict>
      </w:r>
    </w:p>
    <w:tbl>
      <w:tblPr>
        <w:tblW w:w="921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1427"/>
        <w:gridCol w:w="706"/>
        <w:gridCol w:w="3673"/>
        <w:gridCol w:w="3404"/>
      </w:tblGrid>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Size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Range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Number of decimal places</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Float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+2147483647 to -2147483648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8</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+ 9.223*1018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16</w:t>
            </w:r>
          </w:p>
        </w:tc>
      </w:tr>
    </w:tbl>
    <w:p w:rsidR="006E58B1" w:rsidRDefault="006E58B1" w:rsidP="006E58B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Boolean category data types</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Boolean category data type is used for representing or storing logical values is true or false. In java programming to represent Boolean values or logical values, we use a data type called Boolean.</w:t>
      </w:r>
    </w:p>
    <w:p w:rsidR="006E58B1" w:rsidRDefault="006E58B1" w:rsidP="006E58B1">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Why Boolean data types take zero byte of memory ?</w:t>
      </w:r>
    </w:p>
    <w:p w:rsidR="006E58B1" w:rsidRDefault="006E58B1" w:rsidP="006E58B1">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lastRenderedPageBreak/>
        <w:t>Boolean data type takes zero bytes of main memory space because Boolean data type of java implemented by Sun Micro System with a concept of flip - flop. A flip - flop is a general purpose register which stores one bit of information (one true and zero false).</w:t>
      </w:r>
    </w:p>
    <w:p w:rsidR="006E58B1" w:rsidRDefault="006E58B1" w:rsidP="006E58B1">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Note: </w:t>
      </w:r>
      <w:r>
        <w:rPr>
          <w:rFonts w:ascii="Arial" w:hAnsi="Arial" w:cs="Arial"/>
          <w:color w:val="000000"/>
          <w:sz w:val="21"/>
          <w:szCs w:val="21"/>
        </w:rPr>
        <w:t>In C, C++ (Turbo) Boolean data type is not available for representing true false values but a true value can be treated as non-zero value and false values can be represented by zero</w:t>
      </w:r>
    </w:p>
    <w:tbl>
      <w:tblPr>
        <w:tblW w:w="921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690"/>
        <w:gridCol w:w="3451"/>
        <w:gridCol w:w="3069"/>
      </w:tblGrid>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Default Value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6E58B1" w:rsidRDefault="006E58B1">
            <w:pPr>
              <w:rPr>
                <w:rFonts w:ascii="Arial" w:hAnsi="Arial" w:cs="Arial"/>
                <w:b/>
                <w:bCs/>
                <w:color w:val="000000"/>
                <w:sz w:val="21"/>
                <w:szCs w:val="21"/>
              </w:rPr>
            </w:pPr>
            <w:r>
              <w:rPr>
                <w:rFonts w:ascii="Arial" w:hAnsi="Arial" w:cs="Arial"/>
                <w:b/>
                <w:bCs/>
                <w:color w:val="000000"/>
                <w:sz w:val="21"/>
                <w:szCs w:val="21"/>
              </w:rPr>
              <w:t>Default size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boolean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false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1 bit</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char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'\u0000'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 byte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1 byte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2 byte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int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4 byte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0L</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8 byte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float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0.0f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4 byte</w:t>
            </w:r>
          </w:p>
        </w:tc>
      </w:tr>
      <w:tr w:rsidR="006E58B1" w:rsidTr="006E58B1">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0.0d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6E58B1" w:rsidRDefault="006E58B1">
            <w:pPr>
              <w:rPr>
                <w:rFonts w:ascii="Arial" w:hAnsi="Arial" w:cs="Arial"/>
                <w:color w:val="000000"/>
                <w:sz w:val="21"/>
                <w:szCs w:val="21"/>
              </w:rPr>
            </w:pPr>
            <w:r>
              <w:rPr>
                <w:rFonts w:ascii="Arial" w:hAnsi="Arial" w:cs="Arial"/>
                <w:color w:val="000000"/>
                <w:sz w:val="21"/>
                <w:szCs w:val="21"/>
              </w:rPr>
              <w:t>8 byte</w:t>
            </w:r>
          </w:p>
        </w:tc>
      </w:tr>
    </w:tbl>
    <w:p w:rsidR="006E58B1" w:rsidRDefault="006E58B1" w:rsidP="00304CF4">
      <w:pPr>
        <w:pStyle w:val="Heading1"/>
        <w:jc w:val="center"/>
      </w:pPr>
    </w:p>
    <w:p w:rsidR="006E58B1" w:rsidRDefault="006E58B1" w:rsidP="00304CF4">
      <w:pPr>
        <w:pStyle w:val="Heading1"/>
        <w:jc w:val="center"/>
      </w:pPr>
    </w:p>
    <w:p w:rsidR="00E61FD4" w:rsidRDefault="00304CF4" w:rsidP="00304CF4">
      <w:pPr>
        <w:pStyle w:val="Heading1"/>
        <w:jc w:val="center"/>
      </w:pPr>
      <w:r>
        <w:t xml:space="preserve">CHAPTER 2 -  </w:t>
      </w:r>
      <w:r w:rsidR="00E61FD4">
        <w:t>Operators in java</w:t>
      </w:r>
    </w:p>
    <w:p w:rsidR="00E61FD4" w:rsidRDefault="00E61FD4" w:rsidP="00E61FD4">
      <w:pPr>
        <w:pStyle w:val="NormalWeb"/>
      </w:pPr>
      <w:r>
        <w:rPr>
          <w:b/>
          <w:bCs/>
        </w:rPr>
        <w:t>Operator</w:t>
      </w:r>
      <w:r>
        <w:t xml:space="preserve"> in java is a symbol that is used to perform operations. For example: +, -, *, / etc.</w:t>
      </w:r>
    </w:p>
    <w:p w:rsidR="00E61FD4" w:rsidRDefault="00E61FD4" w:rsidP="00E61FD4">
      <w:pPr>
        <w:pStyle w:val="NormalWeb"/>
      </w:pPr>
      <w:r>
        <w:t>There are many types of operators in java which are given below:</w:t>
      </w:r>
    </w:p>
    <w:p w:rsidR="00E61FD4" w:rsidRDefault="00E61FD4" w:rsidP="00E41415">
      <w:pPr>
        <w:numPr>
          <w:ilvl w:val="0"/>
          <w:numId w:val="23"/>
        </w:numPr>
        <w:spacing w:before="100" w:beforeAutospacing="1" w:after="100" w:afterAutospacing="1" w:line="240" w:lineRule="auto"/>
      </w:pPr>
      <w:r>
        <w:t xml:space="preserve">Unary Operator, </w:t>
      </w:r>
    </w:p>
    <w:p w:rsidR="00E61FD4" w:rsidRDefault="00E61FD4" w:rsidP="00E41415">
      <w:pPr>
        <w:numPr>
          <w:ilvl w:val="0"/>
          <w:numId w:val="23"/>
        </w:numPr>
        <w:spacing w:before="100" w:beforeAutospacing="1" w:after="100" w:afterAutospacing="1" w:line="240" w:lineRule="auto"/>
      </w:pPr>
      <w:r>
        <w:t xml:space="preserve">Arithmetic Operator, </w:t>
      </w:r>
    </w:p>
    <w:p w:rsidR="00E61FD4" w:rsidRDefault="00E61FD4" w:rsidP="00E41415">
      <w:pPr>
        <w:numPr>
          <w:ilvl w:val="0"/>
          <w:numId w:val="23"/>
        </w:numPr>
        <w:spacing w:before="100" w:beforeAutospacing="1" w:after="100" w:afterAutospacing="1" w:line="240" w:lineRule="auto"/>
      </w:pPr>
      <w:r>
        <w:t xml:space="preserve">shift Operator, </w:t>
      </w:r>
    </w:p>
    <w:p w:rsidR="00E61FD4" w:rsidRDefault="00E61FD4" w:rsidP="00E41415">
      <w:pPr>
        <w:numPr>
          <w:ilvl w:val="0"/>
          <w:numId w:val="23"/>
        </w:numPr>
        <w:spacing w:before="100" w:beforeAutospacing="1" w:after="100" w:afterAutospacing="1" w:line="240" w:lineRule="auto"/>
      </w:pPr>
      <w:r>
        <w:t xml:space="preserve">Relational Operator, </w:t>
      </w:r>
    </w:p>
    <w:p w:rsidR="00E61FD4" w:rsidRDefault="00E61FD4" w:rsidP="00E41415">
      <w:pPr>
        <w:numPr>
          <w:ilvl w:val="0"/>
          <w:numId w:val="23"/>
        </w:numPr>
        <w:spacing w:before="100" w:beforeAutospacing="1" w:after="100" w:afterAutospacing="1" w:line="240" w:lineRule="auto"/>
      </w:pPr>
      <w:r>
        <w:t xml:space="preserve">Bitwise Operator, </w:t>
      </w:r>
    </w:p>
    <w:p w:rsidR="00E61FD4" w:rsidRDefault="00E61FD4" w:rsidP="00E41415">
      <w:pPr>
        <w:numPr>
          <w:ilvl w:val="0"/>
          <w:numId w:val="23"/>
        </w:numPr>
        <w:spacing w:before="100" w:beforeAutospacing="1" w:after="100" w:afterAutospacing="1" w:line="240" w:lineRule="auto"/>
      </w:pPr>
      <w:r>
        <w:t xml:space="preserve">Logical Operator, </w:t>
      </w:r>
    </w:p>
    <w:p w:rsidR="00E61FD4" w:rsidRDefault="00E61FD4" w:rsidP="00E41415">
      <w:pPr>
        <w:numPr>
          <w:ilvl w:val="0"/>
          <w:numId w:val="23"/>
        </w:numPr>
        <w:spacing w:before="100" w:beforeAutospacing="1" w:after="100" w:afterAutospacing="1" w:line="240" w:lineRule="auto"/>
      </w:pPr>
      <w:r>
        <w:t xml:space="preserve">Ternary Operator and </w:t>
      </w:r>
    </w:p>
    <w:p w:rsidR="00E61FD4" w:rsidRDefault="00E61FD4" w:rsidP="00E41415">
      <w:pPr>
        <w:numPr>
          <w:ilvl w:val="0"/>
          <w:numId w:val="23"/>
        </w:numPr>
        <w:spacing w:before="100" w:beforeAutospacing="1" w:after="100" w:afterAutospacing="1" w:line="240" w:lineRule="auto"/>
      </w:pPr>
      <w:r>
        <w:t>Assignment Operator.</w:t>
      </w:r>
    </w:p>
    <w:p w:rsidR="00E61FD4" w:rsidRDefault="00E61FD4" w:rsidP="00E61FD4">
      <w:pPr>
        <w:pStyle w:val="Heading2"/>
      </w:pPr>
      <w:r>
        <w:lastRenderedPageBreak/>
        <w:t>Java Operator Precedence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2114"/>
        <w:gridCol w:w="4636"/>
      </w:tblGrid>
      <w:tr w:rsidR="00E61FD4" w:rsidRPr="00E61FD4" w:rsidTr="00E61FD4">
        <w:trPr>
          <w:tblCellSpacing w:w="15" w:type="dxa"/>
        </w:trPr>
        <w:tc>
          <w:tcPr>
            <w:tcW w:w="0" w:type="auto"/>
            <w:vAlign w:val="center"/>
            <w:hideMark/>
          </w:tcPr>
          <w:p w:rsidR="00E61FD4" w:rsidRPr="00E61FD4" w:rsidRDefault="00E61FD4" w:rsidP="00E61FD4">
            <w:pPr>
              <w:spacing w:after="0" w:line="240" w:lineRule="auto"/>
              <w:jc w:val="center"/>
              <w:rPr>
                <w:rFonts w:ascii="Times New Roman" w:eastAsia="Times New Roman" w:hAnsi="Times New Roman" w:cs="Times New Roman"/>
                <w:b/>
                <w:bCs/>
                <w:sz w:val="24"/>
                <w:szCs w:val="24"/>
              </w:rPr>
            </w:pPr>
            <w:r w:rsidRPr="00E61FD4">
              <w:rPr>
                <w:rFonts w:ascii="Times New Roman" w:eastAsia="Times New Roman" w:hAnsi="Times New Roman" w:cs="Times New Roman"/>
                <w:b/>
                <w:bCs/>
                <w:sz w:val="24"/>
                <w:szCs w:val="24"/>
              </w:rPr>
              <w:t>Operator Type</w:t>
            </w:r>
          </w:p>
        </w:tc>
        <w:tc>
          <w:tcPr>
            <w:tcW w:w="0" w:type="auto"/>
            <w:vAlign w:val="center"/>
            <w:hideMark/>
          </w:tcPr>
          <w:p w:rsidR="00E61FD4" w:rsidRPr="00E61FD4" w:rsidRDefault="00E61FD4" w:rsidP="00E61FD4">
            <w:pPr>
              <w:spacing w:after="0" w:line="240" w:lineRule="auto"/>
              <w:jc w:val="center"/>
              <w:rPr>
                <w:rFonts w:ascii="Times New Roman" w:eastAsia="Times New Roman" w:hAnsi="Times New Roman" w:cs="Times New Roman"/>
                <w:b/>
                <w:bCs/>
                <w:sz w:val="24"/>
                <w:szCs w:val="24"/>
              </w:rPr>
            </w:pPr>
            <w:r w:rsidRPr="00E61FD4">
              <w:rPr>
                <w:rFonts w:ascii="Times New Roman" w:eastAsia="Times New Roman" w:hAnsi="Times New Roman" w:cs="Times New Roman"/>
                <w:b/>
                <w:bCs/>
                <w:sz w:val="24"/>
                <w:szCs w:val="24"/>
              </w:rPr>
              <w:t>Category</w:t>
            </w:r>
          </w:p>
        </w:tc>
        <w:tc>
          <w:tcPr>
            <w:tcW w:w="0" w:type="auto"/>
            <w:vAlign w:val="center"/>
            <w:hideMark/>
          </w:tcPr>
          <w:p w:rsidR="00E61FD4" w:rsidRPr="00E61FD4" w:rsidRDefault="00E61FD4" w:rsidP="00E61FD4">
            <w:pPr>
              <w:spacing w:after="0" w:line="240" w:lineRule="auto"/>
              <w:jc w:val="center"/>
              <w:rPr>
                <w:rFonts w:ascii="Times New Roman" w:eastAsia="Times New Roman" w:hAnsi="Times New Roman" w:cs="Times New Roman"/>
                <w:b/>
                <w:bCs/>
                <w:sz w:val="24"/>
                <w:szCs w:val="24"/>
              </w:rPr>
            </w:pPr>
            <w:r w:rsidRPr="00E61FD4">
              <w:rPr>
                <w:rFonts w:ascii="Times New Roman" w:eastAsia="Times New Roman" w:hAnsi="Times New Roman" w:cs="Times New Roman"/>
                <w:b/>
                <w:bCs/>
                <w:sz w:val="24"/>
                <w:szCs w:val="24"/>
              </w:rPr>
              <w:t>Precedence</w:t>
            </w:r>
          </w:p>
        </w:tc>
      </w:tr>
      <w:tr w:rsidR="00E61FD4" w:rsidRPr="00E61FD4" w:rsidTr="00E61FD4">
        <w:trPr>
          <w:tblCellSpacing w:w="15" w:type="dxa"/>
        </w:trPr>
        <w:tc>
          <w:tcPr>
            <w:tcW w:w="0" w:type="auto"/>
            <w:vMerge w:val="restart"/>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Unary</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postfix</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i/>
                <w:iCs/>
                <w:sz w:val="20"/>
                <w:szCs w:val="20"/>
              </w:rPr>
              <w:t>expr</w:t>
            </w:r>
            <w:r w:rsidRPr="00E61FD4">
              <w:rPr>
                <w:rFonts w:ascii="Courier New" w:eastAsia="Times New Roman" w:hAnsi="Courier New" w:cs="Courier New"/>
                <w:sz w:val="20"/>
                <w:szCs w:val="20"/>
              </w:rPr>
              <w:t xml:space="preserve">++ </w:t>
            </w:r>
            <w:r w:rsidRPr="00E61FD4">
              <w:rPr>
                <w:rFonts w:ascii="Courier New" w:eastAsia="Times New Roman" w:hAnsi="Courier New" w:cs="Courier New"/>
                <w:i/>
                <w:iCs/>
                <w:sz w:val="20"/>
                <w:szCs w:val="20"/>
              </w:rPr>
              <w:t>expr</w:t>
            </w:r>
            <w:r w:rsidRPr="00E61FD4">
              <w:rPr>
                <w:rFonts w:ascii="Courier New" w:eastAsia="Times New Roman" w:hAnsi="Courier New" w:cs="Courier New"/>
                <w:sz w:val="20"/>
                <w:szCs w:val="20"/>
              </w:rPr>
              <w:t>--</w:t>
            </w:r>
          </w:p>
        </w:tc>
      </w:tr>
      <w:tr w:rsidR="00E61FD4" w:rsidRPr="00E61FD4" w:rsidTr="00E61FD4">
        <w:trPr>
          <w:tblCellSpacing w:w="15" w:type="dxa"/>
        </w:trPr>
        <w:tc>
          <w:tcPr>
            <w:tcW w:w="0" w:type="auto"/>
            <w:vMerge/>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prefix</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w:t>
            </w:r>
            <w:r w:rsidRPr="00E61FD4">
              <w:rPr>
                <w:rFonts w:ascii="Courier New" w:eastAsia="Times New Roman" w:hAnsi="Courier New" w:cs="Courier New"/>
                <w:i/>
                <w:iCs/>
                <w:sz w:val="20"/>
                <w:szCs w:val="20"/>
              </w:rPr>
              <w:t>expr</w:t>
            </w:r>
            <w:r w:rsidRPr="00E61FD4">
              <w:rPr>
                <w:rFonts w:ascii="Courier New" w:eastAsia="Times New Roman" w:hAnsi="Courier New" w:cs="Courier New"/>
                <w:sz w:val="20"/>
                <w:szCs w:val="20"/>
              </w:rPr>
              <w:t xml:space="preserve"> --</w:t>
            </w:r>
            <w:r w:rsidRPr="00E61FD4">
              <w:rPr>
                <w:rFonts w:ascii="Courier New" w:eastAsia="Times New Roman" w:hAnsi="Courier New" w:cs="Courier New"/>
                <w:i/>
                <w:iCs/>
                <w:sz w:val="20"/>
                <w:szCs w:val="20"/>
              </w:rPr>
              <w:t>expr</w:t>
            </w:r>
            <w:r w:rsidRPr="00E61FD4">
              <w:rPr>
                <w:rFonts w:ascii="Courier New" w:eastAsia="Times New Roman" w:hAnsi="Courier New" w:cs="Courier New"/>
                <w:sz w:val="20"/>
                <w:szCs w:val="20"/>
              </w:rPr>
              <w:t xml:space="preserve"> +</w:t>
            </w:r>
            <w:r w:rsidRPr="00E61FD4">
              <w:rPr>
                <w:rFonts w:ascii="Courier New" w:eastAsia="Times New Roman" w:hAnsi="Courier New" w:cs="Courier New"/>
                <w:i/>
                <w:iCs/>
                <w:sz w:val="20"/>
                <w:szCs w:val="20"/>
              </w:rPr>
              <w:t>expr</w:t>
            </w:r>
            <w:r w:rsidRPr="00E61FD4">
              <w:rPr>
                <w:rFonts w:ascii="Courier New" w:eastAsia="Times New Roman" w:hAnsi="Courier New" w:cs="Courier New"/>
                <w:sz w:val="20"/>
                <w:szCs w:val="20"/>
              </w:rPr>
              <w:t xml:space="preserve"> -</w:t>
            </w:r>
            <w:r w:rsidRPr="00E61FD4">
              <w:rPr>
                <w:rFonts w:ascii="Courier New" w:eastAsia="Times New Roman" w:hAnsi="Courier New" w:cs="Courier New"/>
                <w:i/>
                <w:iCs/>
                <w:sz w:val="20"/>
                <w:szCs w:val="20"/>
              </w:rPr>
              <w:t>expr</w:t>
            </w:r>
            <w:r w:rsidRPr="00E61FD4">
              <w:rPr>
                <w:rFonts w:ascii="Courier New" w:eastAsia="Times New Roman" w:hAnsi="Courier New" w:cs="Courier New"/>
                <w:sz w:val="20"/>
                <w:szCs w:val="20"/>
              </w:rPr>
              <w:t xml:space="preserve"> ~ !</w:t>
            </w:r>
          </w:p>
        </w:tc>
      </w:tr>
      <w:tr w:rsidR="00E61FD4" w:rsidRPr="00E61FD4" w:rsidTr="00E61FD4">
        <w:trPr>
          <w:tblCellSpacing w:w="15" w:type="dxa"/>
        </w:trPr>
        <w:tc>
          <w:tcPr>
            <w:tcW w:w="0" w:type="auto"/>
            <w:vMerge w:val="restart"/>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Arithmetic</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multiplicative</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 / %</w:t>
            </w:r>
          </w:p>
        </w:tc>
      </w:tr>
      <w:tr w:rsidR="00E61FD4" w:rsidRPr="00E61FD4" w:rsidTr="00E61FD4">
        <w:trPr>
          <w:tblCellSpacing w:w="15" w:type="dxa"/>
        </w:trPr>
        <w:tc>
          <w:tcPr>
            <w:tcW w:w="0" w:type="auto"/>
            <w:vMerge/>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additive</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 -</w:t>
            </w:r>
          </w:p>
        </w:tc>
      </w:tr>
      <w:tr w:rsidR="00E61FD4" w:rsidRPr="00E61FD4" w:rsidTr="00E61FD4">
        <w:trPr>
          <w:tblCellSpacing w:w="15" w:type="dxa"/>
        </w:trPr>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Shift</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shift</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&lt;&lt; &gt;&gt; &gt;&gt;&gt;</w:t>
            </w:r>
          </w:p>
        </w:tc>
      </w:tr>
      <w:tr w:rsidR="00E61FD4" w:rsidRPr="00E61FD4" w:rsidTr="00E61FD4">
        <w:trPr>
          <w:tblCellSpacing w:w="15" w:type="dxa"/>
        </w:trPr>
        <w:tc>
          <w:tcPr>
            <w:tcW w:w="0" w:type="auto"/>
            <w:vMerge w:val="restart"/>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Relational</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comparison</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&lt; &gt; &lt;= &gt;= instanceof</w:t>
            </w:r>
          </w:p>
        </w:tc>
      </w:tr>
      <w:tr w:rsidR="00E61FD4" w:rsidRPr="00E61FD4" w:rsidTr="00E61FD4">
        <w:trPr>
          <w:tblCellSpacing w:w="15" w:type="dxa"/>
        </w:trPr>
        <w:tc>
          <w:tcPr>
            <w:tcW w:w="0" w:type="auto"/>
            <w:vMerge/>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equality</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 !=</w:t>
            </w:r>
          </w:p>
        </w:tc>
      </w:tr>
      <w:tr w:rsidR="00E61FD4" w:rsidRPr="00E61FD4" w:rsidTr="00E61FD4">
        <w:trPr>
          <w:tblCellSpacing w:w="15" w:type="dxa"/>
        </w:trPr>
        <w:tc>
          <w:tcPr>
            <w:tcW w:w="0" w:type="auto"/>
            <w:vMerge w:val="restart"/>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Bitwise</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bitwise AND</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&amp;</w:t>
            </w:r>
          </w:p>
        </w:tc>
      </w:tr>
      <w:tr w:rsidR="00E61FD4" w:rsidRPr="00E61FD4" w:rsidTr="00E61FD4">
        <w:trPr>
          <w:tblCellSpacing w:w="15" w:type="dxa"/>
        </w:trPr>
        <w:tc>
          <w:tcPr>
            <w:tcW w:w="0" w:type="auto"/>
            <w:vMerge/>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bitwise exclusive OR</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w:t>
            </w:r>
          </w:p>
        </w:tc>
      </w:tr>
      <w:tr w:rsidR="00E61FD4" w:rsidRPr="00E61FD4" w:rsidTr="00E61FD4">
        <w:trPr>
          <w:tblCellSpacing w:w="15" w:type="dxa"/>
        </w:trPr>
        <w:tc>
          <w:tcPr>
            <w:tcW w:w="0" w:type="auto"/>
            <w:vMerge/>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bitwise inclusive OR</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w:t>
            </w:r>
          </w:p>
        </w:tc>
      </w:tr>
      <w:tr w:rsidR="00E61FD4" w:rsidRPr="00E61FD4" w:rsidTr="00E61FD4">
        <w:trPr>
          <w:tblCellSpacing w:w="15" w:type="dxa"/>
        </w:trPr>
        <w:tc>
          <w:tcPr>
            <w:tcW w:w="0" w:type="auto"/>
            <w:vMerge w:val="restart"/>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Logical</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logical AND</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&amp;&amp;</w:t>
            </w:r>
          </w:p>
        </w:tc>
      </w:tr>
      <w:tr w:rsidR="00E61FD4" w:rsidRPr="00E61FD4" w:rsidTr="00E61FD4">
        <w:trPr>
          <w:tblCellSpacing w:w="15" w:type="dxa"/>
        </w:trPr>
        <w:tc>
          <w:tcPr>
            <w:tcW w:w="0" w:type="auto"/>
            <w:vMerge/>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logical OR</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w:t>
            </w:r>
          </w:p>
        </w:tc>
      </w:tr>
      <w:tr w:rsidR="00E61FD4" w:rsidRPr="00E61FD4" w:rsidTr="00E61FD4">
        <w:trPr>
          <w:tblCellSpacing w:w="15" w:type="dxa"/>
        </w:trPr>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Ternary</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ternary</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 :</w:t>
            </w:r>
          </w:p>
        </w:tc>
      </w:tr>
      <w:tr w:rsidR="00E61FD4" w:rsidRPr="00E61FD4" w:rsidTr="00E61FD4">
        <w:trPr>
          <w:tblCellSpacing w:w="15" w:type="dxa"/>
        </w:trPr>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Assignment</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Times New Roman" w:eastAsia="Times New Roman" w:hAnsi="Times New Roman" w:cs="Times New Roman"/>
                <w:sz w:val="24"/>
                <w:szCs w:val="24"/>
              </w:rPr>
              <w:t>assignment</w:t>
            </w:r>
          </w:p>
        </w:tc>
        <w:tc>
          <w:tcPr>
            <w:tcW w:w="0" w:type="auto"/>
            <w:vAlign w:val="center"/>
            <w:hideMark/>
          </w:tcPr>
          <w:p w:rsidR="00E61FD4" w:rsidRPr="00E61FD4" w:rsidRDefault="00E61FD4" w:rsidP="00E61FD4">
            <w:pPr>
              <w:spacing w:after="0" w:line="240" w:lineRule="auto"/>
              <w:rPr>
                <w:rFonts w:ascii="Times New Roman" w:eastAsia="Times New Roman" w:hAnsi="Times New Roman" w:cs="Times New Roman"/>
                <w:sz w:val="24"/>
                <w:szCs w:val="24"/>
              </w:rPr>
            </w:pPr>
            <w:r w:rsidRPr="00E61FD4">
              <w:rPr>
                <w:rFonts w:ascii="Courier New" w:eastAsia="Times New Roman" w:hAnsi="Courier New" w:cs="Courier New"/>
                <w:sz w:val="20"/>
                <w:szCs w:val="20"/>
              </w:rPr>
              <w:t>= += -= *= /= %= &amp;= ^= |= &lt;&lt;= &gt;&gt;= &gt;&gt;&gt;=</w:t>
            </w:r>
          </w:p>
        </w:tc>
      </w:tr>
    </w:tbl>
    <w:p w:rsidR="00AB63A3" w:rsidRDefault="00AB63A3" w:rsidP="002B55A0">
      <w:pPr>
        <w:jc w:val="both"/>
        <w:rPr>
          <w:b/>
        </w:rPr>
      </w:pPr>
    </w:p>
    <w:p w:rsidR="007F7565" w:rsidRDefault="003F6B6D" w:rsidP="00E3028C">
      <w:pPr>
        <w:pStyle w:val="Heading1"/>
      </w:pPr>
      <w:r>
        <w:t xml:space="preserve">Java </w:t>
      </w:r>
      <w:r w:rsidR="007F7565" w:rsidRPr="007F7565">
        <w:t>Operator</w:t>
      </w:r>
      <w:r>
        <w:t>s</w:t>
      </w:r>
      <w:r w:rsidR="007F7565" w:rsidRPr="007F7565">
        <w:t xml:space="preserve"> </w:t>
      </w:r>
      <w:r w:rsidR="00CD2065" w:rsidRPr="00E3028C">
        <w:t xml:space="preserve"> </w:t>
      </w:r>
    </w:p>
    <w:p w:rsidR="003F6B6D" w:rsidRDefault="003F6B6D" w:rsidP="003F6B6D">
      <w:pPr>
        <w:pStyle w:val="Heading3"/>
      </w:pPr>
      <w:r w:rsidRPr="00E3028C">
        <w:rPr>
          <w:rFonts w:asciiTheme="majorHAnsi" w:eastAsiaTheme="majorEastAsia" w:hAnsiTheme="majorHAnsi" w:cstheme="majorBidi"/>
          <w:color w:val="365F91" w:themeColor="accent1" w:themeShade="BF"/>
          <w:sz w:val="28"/>
          <w:szCs w:val="28"/>
        </w:rPr>
        <w:t>Java OR Operator Example: Logical || and Bitwise</w:t>
      </w:r>
      <w:r>
        <w:t xml:space="preserve"> |</w:t>
      </w:r>
    </w:p>
    <w:p w:rsidR="003F6B6D" w:rsidRDefault="003F6B6D" w:rsidP="003F6B6D">
      <w:pPr>
        <w:pStyle w:val="NormalWeb"/>
      </w:pPr>
      <w:r>
        <w:t>The logical || operator doesn't check second condition if first condition is true. It checks second condition only if first one is false.</w:t>
      </w:r>
    </w:p>
    <w:p w:rsidR="003F6B6D" w:rsidRPr="003F6B6D" w:rsidRDefault="003F6B6D" w:rsidP="003F6B6D">
      <w:pPr>
        <w:pStyle w:val="NormalWeb"/>
      </w:pPr>
      <w:r>
        <w:t>The bitwise | operator always checks both conditions whether first condition is true or false.</w:t>
      </w:r>
    </w:p>
    <w:p w:rsidR="003F6B6D" w:rsidRDefault="003F6B6D" w:rsidP="003F6B6D">
      <w:pPr>
        <w:pStyle w:val="Heading3"/>
      </w:pPr>
      <w:r w:rsidRPr="003F6B6D">
        <w:rPr>
          <w:rFonts w:asciiTheme="majorHAnsi" w:eastAsiaTheme="majorEastAsia" w:hAnsiTheme="majorHAnsi" w:cstheme="majorBidi"/>
          <w:color w:val="365F91" w:themeColor="accent1" w:themeShade="BF"/>
          <w:sz w:val="28"/>
          <w:szCs w:val="28"/>
        </w:rPr>
        <w:t>Java OR Operator Example: Logical || and Bitwise</w:t>
      </w:r>
      <w:r>
        <w:t xml:space="preserve"> |</w:t>
      </w:r>
    </w:p>
    <w:p w:rsidR="003F6B6D" w:rsidRDefault="003F6B6D" w:rsidP="003F6B6D">
      <w:pPr>
        <w:pStyle w:val="NormalWeb"/>
      </w:pPr>
      <w:r>
        <w:t>The logical || operator doesn't check second condition if first condition is true. It checks second condition only if first one is false.</w:t>
      </w:r>
    </w:p>
    <w:p w:rsidR="003F6B6D" w:rsidRPr="003F6B6D" w:rsidRDefault="003F6B6D" w:rsidP="00CC3EE6">
      <w:pPr>
        <w:pStyle w:val="NormalWeb"/>
      </w:pPr>
      <w:r>
        <w:t>The bitwise | operator always checks both conditions whether first condition is tru</w:t>
      </w:r>
      <w:r w:rsidR="00CC3EE6">
        <w:t>e or false.</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b/>
          <w:bCs/>
          <w:i/>
          <w:color w:val="984806" w:themeColor="accent6" w:themeShade="80"/>
        </w:rPr>
        <w:t>public</w:t>
      </w:r>
      <w:r w:rsidRPr="00CC3EE6">
        <w:rPr>
          <w:rFonts w:ascii="Times New Roman" w:hAnsi="Times New Roman" w:cs="Times New Roman"/>
          <w:i/>
          <w:color w:val="984806" w:themeColor="accent6" w:themeShade="80"/>
        </w:rPr>
        <w:t xml:space="preserve"> </w:t>
      </w:r>
      <w:r w:rsidRPr="00CC3EE6">
        <w:rPr>
          <w:rFonts w:ascii="Times New Roman" w:hAnsi="Times New Roman" w:cs="Times New Roman"/>
          <w:b/>
          <w:bCs/>
          <w:i/>
          <w:color w:val="984806" w:themeColor="accent6" w:themeShade="80"/>
        </w:rPr>
        <w:t>class</w:t>
      </w:r>
      <w:r w:rsidRPr="00CC3EE6">
        <w:rPr>
          <w:rFonts w:ascii="Times New Roman" w:hAnsi="Times New Roman" w:cs="Times New Roman"/>
          <w:i/>
          <w:color w:val="984806" w:themeColor="accent6" w:themeShade="80"/>
        </w:rPr>
        <w:t xml:space="preserve"> operators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b/>
          <w:bCs/>
          <w:i/>
          <w:color w:val="984806" w:themeColor="accent6" w:themeShade="80"/>
        </w:rPr>
        <w:t>public</w:t>
      </w:r>
      <w:r w:rsidRPr="00CC3EE6">
        <w:rPr>
          <w:rFonts w:ascii="Times New Roman" w:hAnsi="Times New Roman" w:cs="Times New Roman"/>
          <w:i/>
          <w:color w:val="984806" w:themeColor="accent6" w:themeShade="80"/>
        </w:rPr>
        <w:t xml:space="preserve"> </w:t>
      </w:r>
      <w:r w:rsidRPr="00CC3EE6">
        <w:rPr>
          <w:rFonts w:ascii="Times New Roman" w:hAnsi="Times New Roman" w:cs="Times New Roman"/>
          <w:b/>
          <w:bCs/>
          <w:i/>
          <w:color w:val="984806" w:themeColor="accent6" w:themeShade="80"/>
        </w:rPr>
        <w:t>static</w:t>
      </w:r>
      <w:r w:rsidRPr="00CC3EE6">
        <w:rPr>
          <w:rFonts w:ascii="Times New Roman" w:hAnsi="Times New Roman" w:cs="Times New Roman"/>
          <w:i/>
          <w:color w:val="984806" w:themeColor="accent6" w:themeShade="80"/>
        </w:rPr>
        <w:t xml:space="preserve"> </w:t>
      </w:r>
      <w:r w:rsidRPr="00CC3EE6">
        <w:rPr>
          <w:rFonts w:ascii="Times New Roman" w:hAnsi="Times New Roman" w:cs="Times New Roman"/>
          <w:b/>
          <w:bCs/>
          <w:i/>
          <w:color w:val="984806" w:themeColor="accent6" w:themeShade="80"/>
        </w:rPr>
        <w:t>void</w:t>
      </w:r>
      <w:r w:rsidRPr="00CC3EE6">
        <w:rPr>
          <w:rFonts w:ascii="Times New Roman" w:hAnsi="Times New Roman" w:cs="Times New Roman"/>
          <w:i/>
          <w:color w:val="984806" w:themeColor="accent6" w:themeShade="80"/>
        </w:rPr>
        <w:t xml:space="preserve"> main(String[] args)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x=20;</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w:t>
      </w:r>
      <w:r w:rsidRPr="00CC3EE6">
        <w:rPr>
          <w:rFonts w:ascii="Times New Roman" w:hAnsi="Times New Roman" w:cs="Times New Roman"/>
          <w:i/>
          <w:color w:val="984806" w:themeColor="accent6" w:themeShade="80"/>
          <w:u w:val="single"/>
        </w:rPr>
        <w:t>y</w:t>
      </w:r>
      <w:r w:rsidRPr="00CC3EE6">
        <w:rPr>
          <w:rFonts w:ascii="Times New Roman" w:hAnsi="Times New Roman" w:cs="Times New Roman"/>
          <w:i/>
          <w:color w:val="984806" w:themeColor="accent6" w:themeShade="80"/>
        </w:rPr>
        <w:t xml:space="preserve"> = x++;</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z = ++x;</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.println(z);</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w = x++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.println(w);</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.println(x);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lastRenderedPageBreak/>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u =  x++ + ++x; //23 + 25</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.println(u);</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a=50;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int</w:t>
      </w:r>
      <w:r w:rsidRPr="00CC3EE6">
        <w:rPr>
          <w:rFonts w:ascii="Times New Roman" w:hAnsi="Times New Roman" w:cs="Times New Roman"/>
          <w:i/>
          <w:color w:val="984806" w:themeColor="accent6" w:themeShade="80"/>
        </w:rPr>
        <w:t xml:space="preserve"> b=-10;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boolean</w:t>
      </w:r>
      <w:r w:rsidRPr="00CC3EE6">
        <w:rPr>
          <w:rFonts w:ascii="Times New Roman" w:hAnsi="Times New Roman" w:cs="Times New Roman"/>
          <w:i/>
          <w:color w:val="984806" w:themeColor="accent6" w:themeShade="80"/>
        </w:rPr>
        <w:t xml:space="preserve"> c=</w:t>
      </w:r>
      <w:r w:rsidRPr="00CC3EE6">
        <w:rPr>
          <w:rFonts w:ascii="Times New Roman" w:hAnsi="Times New Roman" w:cs="Times New Roman"/>
          <w:b/>
          <w:bCs/>
          <w:i/>
          <w:color w:val="984806" w:themeColor="accent6" w:themeShade="80"/>
        </w:rPr>
        <w:t>true</w:t>
      </w:r>
      <w:r w:rsidRPr="00CC3EE6">
        <w:rPr>
          <w:rFonts w:ascii="Times New Roman" w:hAnsi="Times New Roman" w:cs="Times New Roman"/>
          <w:i/>
          <w:color w:val="984806" w:themeColor="accent6" w:themeShade="80"/>
        </w:rPr>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r w:rsidRPr="00CC3EE6">
        <w:rPr>
          <w:rFonts w:ascii="Times New Roman" w:hAnsi="Times New Roman" w:cs="Times New Roman"/>
          <w:b/>
          <w:bCs/>
          <w:i/>
          <w:color w:val="984806" w:themeColor="accent6" w:themeShade="80"/>
        </w:rPr>
        <w:t>boolean</w:t>
      </w:r>
      <w:r w:rsidRPr="00CC3EE6">
        <w:rPr>
          <w:rFonts w:ascii="Times New Roman" w:hAnsi="Times New Roman" w:cs="Times New Roman"/>
          <w:i/>
          <w:color w:val="984806" w:themeColor="accent6" w:themeShade="80"/>
        </w:rPr>
        <w:t xml:space="preserve"> d=</w:t>
      </w:r>
      <w:r w:rsidRPr="00CC3EE6">
        <w:rPr>
          <w:rFonts w:ascii="Times New Roman" w:hAnsi="Times New Roman" w:cs="Times New Roman"/>
          <w:b/>
          <w:bCs/>
          <w:i/>
          <w:color w:val="984806" w:themeColor="accent6" w:themeShade="80"/>
        </w:rPr>
        <w:t>false</w:t>
      </w:r>
      <w:r w:rsidRPr="00CC3EE6">
        <w:rPr>
          <w:rFonts w:ascii="Times New Roman" w:hAnsi="Times New Roman" w:cs="Times New Roman"/>
          <w:i/>
          <w:color w:val="984806" w:themeColor="accent6" w:themeShade="80"/>
        </w:rPr>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.println(~a);//-11 (minus of total positive value which starts from 0)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.println(~b);//9 (positive of total minus, positive starts from 0)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.println(!c);//false (opposite of boolean value)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.println(!d);//true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.println(a+b);//15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.println(a-b);//5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.println(a*b);//50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.println(a/b);//2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i/>
          <w:color w:val="984806" w:themeColor="accent6" w:themeShade="80"/>
        </w:rPr>
        <w:t xml:space="preserve">.println(a%b);//0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t xml:space="preserve">  </w:t>
      </w:r>
    </w:p>
    <w:p w:rsidR="00CD2065" w:rsidRPr="00CC3EE6" w:rsidRDefault="00CD2065" w:rsidP="00E23979">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r>
      <w:r w:rsidR="00E23979">
        <w:rPr>
          <w:rFonts w:ascii="Times New Roman" w:hAnsi="Times New Roman" w:cs="Times New Roman"/>
          <w:i/>
          <w:color w:val="984806" w:themeColor="accent6" w:themeShade="80"/>
        </w:rPr>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r>
      <w:r w:rsidRPr="00CC3EE6">
        <w:rPr>
          <w:rFonts w:ascii="Times New Roman" w:hAnsi="Times New Roman" w:cs="Times New Roman"/>
          <w:i/>
          <w:color w:val="984806" w:themeColor="accent6" w:themeShade="80"/>
        </w:rPr>
        <w:tab/>
      </w:r>
      <w:r w:rsidR="00E23979">
        <w:rPr>
          <w:rFonts w:ascii="Times New Roman" w:hAnsi="Times New Roman" w:cs="Times New Roman"/>
          <w:i/>
          <w:color w:val="984806" w:themeColor="accent6" w:themeShade="80"/>
        </w:rPr>
        <w:t xml:space="preserve"> </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ab/>
        <w:t>}</w:t>
      </w: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p>
    <w:p w:rsidR="00CD2065" w:rsidRPr="00CC3EE6" w:rsidRDefault="00CD2065" w:rsidP="00CC3EE6">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rPr>
      </w:pPr>
      <w:r w:rsidRPr="00CC3EE6">
        <w:rPr>
          <w:rFonts w:ascii="Times New Roman" w:hAnsi="Times New Roman" w:cs="Times New Roman"/>
          <w:i/>
          <w:color w:val="984806" w:themeColor="accent6" w:themeShade="80"/>
        </w:rPr>
        <w:t>}</w:t>
      </w:r>
    </w:p>
    <w:p w:rsidR="00AB63A3" w:rsidRDefault="00AB63A3" w:rsidP="002B55A0">
      <w:pPr>
        <w:jc w:val="both"/>
        <w:rPr>
          <w:b/>
        </w:rPr>
      </w:pPr>
    </w:p>
    <w:p w:rsidR="00D536D1" w:rsidRPr="00D536D1" w:rsidRDefault="00D536D1" w:rsidP="00D536D1">
      <w:pPr>
        <w:pStyle w:val="Heading3"/>
        <w:rPr>
          <w:rFonts w:asciiTheme="majorHAnsi" w:eastAsiaTheme="majorEastAsia" w:hAnsiTheme="majorHAnsi" w:cstheme="majorBidi"/>
          <w:color w:val="365F91" w:themeColor="accent1" w:themeShade="BF"/>
          <w:sz w:val="28"/>
          <w:szCs w:val="28"/>
        </w:rPr>
      </w:pPr>
      <w:r w:rsidRPr="00D536D1">
        <w:rPr>
          <w:rFonts w:asciiTheme="majorHAnsi" w:eastAsiaTheme="majorEastAsia" w:hAnsiTheme="majorHAnsi" w:cstheme="majorBidi"/>
          <w:color w:val="365F91" w:themeColor="accent1" w:themeShade="BF"/>
          <w:sz w:val="28"/>
          <w:szCs w:val="28"/>
        </w:rPr>
        <w:t>Java Ternary Operator Example</w:t>
      </w:r>
    </w:p>
    <w:p w:rsidR="00D536D1" w:rsidRP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class OperatorExample{  </w:t>
      </w:r>
    </w:p>
    <w:p w:rsidR="00D536D1" w:rsidRP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public static void main(String args[]){  </w:t>
      </w:r>
    </w:p>
    <w:p w:rsidR="00D536D1" w:rsidRP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int a=2;  </w:t>
      </w:r>
    </w:p>
    <w:p w:rsidR="00D536D1" w:rsidRP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int b=5;  </w:t>
      </w:r>
    </w:p>
    <w:p w:rsidR="00D536D1" w:rsidRP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int min=(a&lt;b)?a:b;  </w:t>
      </w:r>
    </w:p>
    <w:p w:rsidR="00D536D1" w:rsidRP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System.out.println(min);  </w:t>
      </w:r>
    </w:p>
    <w:p w:rsidR="00D536D1"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i/>
          <w:color w:val="984806" w:themeColor="accent6" w:themeShade="80"/>
          <w:sz w:val="24"/>
          <w:szCs w:val="24"/>
        </w:rPr>
      </w:pPr>
      <w:r w:rsidRPr="00D536D1">
        <w:rPr>
          <w:rFonts w:ascii="Times New Roman" w:eastAsia="Times New Roman" w:hAnsi="Times New Roman" w:cs="Times New Roman"/>
          <w:i/>
          <w:color w:val="984806" w:themeColor="accent6" w:themeShade="80"/>
          <w:sz w:val="24"/>
          <w:szCs w:val="24"/>
        </w:rPr>
        <w:t>}}  </w:t>
      </w:r>
    </w:p>
    <w:p w:rsidR="00D536D1" w:rsidRPr="00D536D1" w:rsidRDefault="00D536D1" w:rsidP="00D536D1">
      <w:pPr>
        <w:pStyle w:val="Heading3"/>
        <w:rPr>
          <w:rFonts w:asciiTheme="majorHAnsi" w:eastAsiaTheme="majorEastAsia" w:hAnsiTheme="majorHAnsi" w:cstheme="majorBidi"/>
          <w:color w:val="365F91" w:themeColor="accent1" w:themeShade="BF"/>
          <w:sz w:val="28"/>
          <w:szCs w:val="28"/>
        </w:rPr>
      </w:pPr>
      <w:r w:rsidRPr="00D536D1">
        <w:rPr>
          <w:rFonts w:asciiTheme="majorHAnsi" w:eastAsiaTheme="majorEastAsia" w:hAnsiTheme="majorHAnsi" w:cstheme="majorBidi"/>
          <w:color w:val="365F91" w:themeColor="accent1" w:themeShade="BF"/>
          <w:sz w:val="28"/>
          <w:szCs w:val="28"/>
        </w:rPr>
        <w:t>Java Assignment Operator Example</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class OperatorExample{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public static void main(String args[]){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int a=10;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int b=20;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lastRenderedPageBreak/>
        <w:t>a+=4;//a=a+4 (a=10+4)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b-=4;//b=b-4 (b=20-4)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System.out.println(a);  </w:t>
      </w:r>
    </w:p>
    <w:p w:rsidR="00D536D1" w:rsidRPr="00CC3EE6" w:rsidRDefault="00D536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System.out.println(b);  </w:t>
      </w:r>
    </w:p>
    <w:p w:rsidR="00757B1C" w:rsidRPr="00BE64E5" w:rsidRDefault="00D536D1" w:rsidP="00BE64E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sz w:val="24"/>
          <w:szCs w:val="24"/>
        </w:rPr>
      </w:pPr>
      <w:r w:rsidRPr="00CC3EE6">
        <w:rPr>
          <w:rFonts w:ascii="Times New Roman" w:eastAsia="Times New Roman" w:hAnsi="Times New Roman" w:cs="Times New Roman"/>
          <w:b/>
          <w:i/>
          <w:color w:val="984806" w:themeColor="accent6" w:themeShade="80"/>
          <w:sz w:val="24"/>
          <w:szCs w:val="24"/>
        </w:rPr>
        <w:t>}}</w:t>
      </w:r>
      <w:r w:rsidRPr="00CC3EE6">
        <w:rPr>
          <w:rFonts w:ascii="Times New Roman" w:eastAsia="Times New Roman" w:hAnsi="Times New Roman" w:cs="Times New Roman"/>
          <w:b/>
          <w:sz w:val="24"/>
          <w:szCs w:val="24"/>
        </w:rPr>
        <w:t>  </w:t>
      </w:r>
    </w:p>
    <w:p w:rsidR="00757B1C" w:rsidRPr="00757B1C" w:rsidRDefault="00757B1C" w:rsidP="00757B1C">
      <w:pPr>
        <w:pStyle w:val="Heading3"/>
        <w:rPr>
          <w:rFonts w:asciiTheme="majorHAnsi" w:eastAsiaTheme="majorEastAsia" w:hAnsiTheme="majorHAnsi" w:cstheme="majorBidi"/>
          <w:color w:val="365F91" w:themeColor="accent1" w:themeShade="BF"/>
          <w:sz w:val="28"/>
          <w:szCs w:val="28"/>
        </w:rPr>
      </w:pPr>
      <w:r w:rsidRPr="00757B1C">
        <w:rPr>
          <w:rFonts w:asciiTheme="majorHAnsi" w:eastAsiaTheme="majorEastAsia" w:hAnsiTheme="majorHAnsi" w:cstheme="majorBidi"/>
          <w:color w:val="365F91" w:themeColor="accent1" w:themeShade="BF"/>
          <w:sz w:val="28"/>
          <w:szCs w:val="28"/>
        </w:rPr>
        <w:t>Java Assignment Operator Example: Adding short</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class OperatorExample{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public static void main(String args[]){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short a=10;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short b=10;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//a+=b;//a=a+b internally so fine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a=a+b;//Compile time error because 10+10=20 now int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System.out.println(a);  </w:t>
      </w:r>
    </w:p>
    <w:p w:rsidR="00757B1C" w:rsidRPr="00CC3EE6" w:rsidRDefault="00757B1C"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  </w:t>
      </w:r>
    </w:p>
    <w:p w:rsidR="00B21812" w:rsidRDefault="00B21812" w:rsidP="00BE64E5">
      <w:pPr>
        <w:pStyle w:val="Heading1"/>
        <w:jc w:val="center"/>
      </w:pPr>
      <w:r>
        <w:t xml:space="preserve">CHAPTER - </w:t>
      </w:r>
      <w:r w:rsidR="00BE64E5">
        <w:t>3</w:t>
      </w:r>
      <w:r>
        <w:t xml:space="preserve">       Variables and Data Types in Java</w:t>
      </w:r>
    </w:p>
    <w:p w:rsidR="00B21812" w:rsidRDefault="00B21812" w:rsidP="00B21812">
      <w:pPr>
        <w:pStyle w:val="Heading2"/>
      </w:pPr>
      <w:r>
        <w:rPr>
          <w:b w:val="0"/>
        </w:rPr>
        <w:t xml:space="preserve"> </w:t>
      </w:r>
      <w:r>
        <w:t>Variable</w:t>
      </w:r>
    </w:p>
    <w:p w:rsidR="00B21812" w:rsidRDefault="00B21812" w:rsidP="00B21812">
      <w:pPr>
        <w:pStyle w:val="NormalWeb"/>
      </w:pPr>
      <w:r>
        <w:rPr>
          <w:rStyle w:val="Strong"/>
        </w:rPr>
        <w:t>Variable</w:t>
      </w:r>
      <w:r>
        <w:t xml:space="preserve"> is name of </w:t>
      </w:r>
      <w:r>
        <w:rPr>
          <w:rStyle w:val="Emphasis"/>
        </w:rPr>
        <w:t>reserved area allocated in memory</w:t>
      </w:r>
      <w:r>
        <w:t xml:space="preserve">. In other words, it is a </w:t>
      </w:r>
      <w:r>
        <w:rPr>
          <w:rStyle w:val="Emphasis"/>
        </w:rPr>
        <w:t>name of memory location</w:t>
      </w:r>
      <w:r>
        <w:t>. It is a combination of "vary + able" that means its value can be changed.</w:t>
      </w:r>
    </w:p>
    <w:p w:rsidR="003B2CA7" w:rsidRPr="003B2CA7" w:rsidRDefault="003B2CA7" w:rsidP="0056548D">
      <w:pPr>
        <w:jc w:val="both"/>
        <w:rPr>
          <w:b/>
        </w:rPr>
      </w:pPr>
    </w:p>
    <w:p w:rsidR="0056548D" w:rsidRDefault="00B21812" w:rsidP="00B21812">
      <w:pPr>
        <w:jc w:val="center"/>
      </w:pPr>
      <w:r>
        <w:rPr>
          <w:noProof/>
        </w:rPr>
        <w:drawing>
          <wp:inline distT="0" distB="0" distL="0" distR="0" wp14:anchorId="758007BA" wp14:editId="4BB56D8B">
            <wp:extent cx="3695700" cy="2076450"/>
            <wp:effectExtent l="0" t="0" r="0" b="0"/>
            <wp:docPr id="17" name="Picture 17"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variables in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2076450"/>
                    </a:xfrm>
                    <a:prstGeom prst="rect">
                      <a:avLst/>
                    </a:prstGeom>
                    <a:noFill/>
                    <a:ln>
                      <a:noFill/>
                    </a:ln>
                  </pic:spPr>
                </pic:pic>
              </a:graphicData>
            </a:graphic>
          </wp:inline>
        </w:drawing>
      </w:r>
    </w:p>
    <w:p w:rsidR="00B21812" w:rsidRPr="008C5622" w:rsidRDefault="00B21812" w:rsidP="008C5622">
      <w:pPr>
        <w:pStyle w:val="Heading4"/>
        <w:rPr>
          <w:rFonts w:eastAsia="Times New Roman"/>
          <w:color w:val="984806" w:themeColor="accent6" w:themeShade="80"/>
        </w:rPr>
      </w:pPr>
      <w:r w:rsidRPr="008C5622">
        <w:rPr>
          <w:rFonts w:eastAsia="Times New Roman"/>
          <w:color w:val="984806" w:themeColor="accent6" w:themeShade="80"/>
        </w:rPr>
        <w:lastRenderedPageBreak/>
        <w:t>int data=50;//Here data is variable</w:t>
      </w:r>
    </w:p>
    <w:p w:rsidR="00404BF9" w:rsidRDefault="00404BF9" w:rsidP="00626FF8"/>
    <w:p w:rsidR="00B21812" w:rsidRPr="00B21812" w:rsidRDefault="00B21812" w:rsidP="00B21812">
      <w:pPr>
        <w:pStyle w:val="Heading2"/>
      </w:pPr>
      <w:r w:rsidRPr="00B21812">
        <w:t>Types of Variable</w:t>
      </w:r>
    </w:p>
    <w:p w:rsidR="00B21812" w:rsidRPr="00B21812" w:rsidRDefault="00B21812" w:rsidP="00B21812">
      <w:pPr>
        <w:spacing w:before="100" w:beforeAutospacing="1" w:after="100" w:afterAutospacing="1" w:line="240" w:lineRule="auto"/>
        <w:rPr>
          <w:rFonts w:ascii="Times New Roman" w:eastAsia="Times New Roman" w:hAnsi="Times New Roman" w:cs="Times New Roman"/>
          <w:sz w:val="24"/>
          <w:szCs w:val="24"/>
        </w:rPr>
      </w:pPr>
      <w:r w:rsidRPr="00B21812">
        <w:rPr>
          <w:rFonts w:ascii="Times New Roman" w:eastAsia="Times New Roman" w:hAnsi="Times New Roman" w:cs="Times New Roman"/>
          <w:sz w:val="24"/>
          <w:szCs w:val="24"/>
        </w:rPr>
        <w:t>There are three types of variables in java:</w:t>
      </w:r>
    </w:p>
    <w:p w:rsidR="00B21812" w:rsidRPr="00B21812" w:rsidRDefault="00B21812" w:rsidP="00E4141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21812">
        <w:rPr>
          <w:rFonts w:ascii="Times New Roman" w:eastAsia="Times New Roman" w:hAnsi="Times New Roman" w:cs="Times New Roman"/>
          <w:sz w:val="24"/>
          <w:szCs w:val="24"/>
        </w:rPr>
        <w:t>local variable</w:t>
      </w:r>
    </w:p>
    <w:p w:rsidR="00B21812" w:rsidRPr="00B21812" w:rsidRDefault="00B21812" w:rsidP="00E4141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21812">
        <w:rPr>
          <w:rFonts w:ascii="Times New Roman" w:eastAsia="Times New Roman" w:hAnsi="Times New Roman" w:cs="Times New Roman"/>
          <w:sz w:val="24"/>
          <w:szCs w:val="24"/>
        </w:rPr>
        <w:t>instance variable</w:t>
      </w:r>
    </w:p>
    <w:p w:rsidR="00B21812" w:rsidRPr="00B21812" w:rsidRDefault="00B21812" w:rsidP="00E4141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21812">
        <w:rPr>
          <w:rFonts w:ascii="Times New Roman" w:eastAsia="Times New Roman" w:hAnsi="Times New Roman" w:cs="Times New Roman"/>
          <w:sz w:val="24"/>
          <w:szCs w:val="24"/>
        </w:rPr>
        <w:t>static variable</w:t>
      </w:r>
    </w:p>
    <w:p w:rsidR="00B21812" w:rsidRDefault="00B21812" w:rsidP="00B21812">
      <w:pPr>
        <w:jc w:val="center"/>
      </w:pPr>
      <w:r>
        <w:rPr>
          <w:noProof/>
        </w:rPr>
        <w:drawing>
          <wp:inline distT="0" distB="0" distL="0" distR="0" wp14:anchorId="0A385AD2" wp14:editId="2F00DE4A">
            <wp:extent cx="3467100" cy="1628775"/>
            <wp:effectExtent l="0" t="0" r="0" b="0"/>
            <wp:docPr id="18" name="Picture 18"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ypes of variables in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7100" cy="1628775"/>
                    </a:xfrm>
                    <a:prstGeom prst="rect">
                      <a:avLst/>
                    </a:prstGeom>
                    <a:noFill/>
                    <a:ln>
                      <a:noFill/>
                    </a:ln>
                  </pic:spPr>
                </pic:pic>
              </a:graphicData>
            </a:graphic>
          </wp:inline>
        </w:drawing>
      </w:r>
    </w:p>
    <w:p w:rsidR="00B21812" w:rsidRDefault="00B21812" w:rsidP="00B21812">
      <w:pPr>
        <w:pStyle w:val="Heading4"/>
      </w:pPr>
      <w:r>
        <w:t>1) Local Variable</w:t>
      </w:r>
    </w:p>
    <w:p w:rsidR="00B21812" w:rsidRDefault="00B21812" w:rsidP="00B21812">
      <w:pPr>
        <w:pStyle w:val="NormalWeb"/>
      </w:pPr>
      <w:r>
        <w:t>A variable which is declared inside the method is called local variable.</w:t>
      </w:r>
    </w:p>
    <w:p w:rsidR="00B21812" w:rsidRDefault="00B21812" w:rsidP="00B21812">
      <w:pPr>
        <w:pStyle w:val="Heading4"/>
      </w:pPr>
      <w:r>
        <w:t>2) Instance Variable</w:t>
      </w:r>
    </w:p>
    <w:p w:rsidR="00B21812" w:rsidRDefault="00B21812" w:rsidP="00B21812">
      <w:pPr>
        <w:pStyle w:val="NormalWeb"/>
      </w:pPr>
      <w:r>
        <w:t>A variable which is declared inside the class but outside the method, is called instance variable . It is not declared as static.</w:t>
      </w:r>
    </w:p>
    <w:p w:rsidR="00B21812" w:rsidRDefault="00B21812" w:rsidP="00B21812">
      <w:pPr>
        <w:pStyle w:val="Heading4"/>
      </w:pPr>
      <w:r>
        <w:t>3) Static variable</w:t>
      </w:r>
    </w:p>
    <w:p w:rsidR="00B21812" w:rsidRDefault="00B21812" w:rsidP="00B21812">
      <w:pPr>
        <w:pStyle w:val="NormalWeb"/>
      </w:pPr>
      <w:r>
        <w:t>A variable that is declared as static is called static variable. It cannot be local.</w:t>
      </w:r>
    </w:p>
    <w:p w:rsidR="00B21812" w:rsidRPr="00B21812" w:rsidRDefault="00B21812" w:rsidP="00B21812">
      <w:pPr>
        <w:spacing w:before="100" w:beforeAutospacing="1" w:after="100" w:afterAutospacing="1" w:line="240" w:lineRule="auto"/>
        <w:outlineLvl w:val="2"/>
        <w:rPr>
          <w:rFonts w:ascii="Times New Roman" w:eastAsia="Times New Roman" w:hAnsi="Times New Roman" w:cs="Times New Roman"/>
          <w:b/>
          <w:bCs/>
          <w:sz w:val="27"/>
          <w:szCs w:val="27"/>
          <w:highlight w:val="lightGray"/>
        </w:rPr>
      </w:pPr>
      <w:r w:rsidRPr="00B21812">
        <w:rPr>
          <w:rFonts w:ascii="Times New Roman" w:eastAsia="Times New Roman" w:hAnsi="Times New Roman" w:cs="Times New Roman"/>
          <w:b/>
          <w:bCs/>
          <w:sz w:val="27"/>
          <w:szCs w:val="27"/>
          <w:highlight w:val="lightGray"/>
        </w:rPr>
        <w:t>Example to understand the types of variables in java</w:t>
      </w:r>
    </w:p>
    <w:p w:rsidR="008C5622" w:rsidRPr="008C5622" w:rsidRDefault="008C5622" w:rsidP="00CC3EE6">
      <w:pPr>
        <w:shd w:val="clear" w:color="auto" w:fill="C2D69B" w:themeFill="accent3" w:themeFillTint="99"/>
        <w:spacing w:after="0" w:line="240" w:lineRule="auto"/>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class A{</w:t>
      </w:r>
    </w:p>
    <w:p w:rsidR="008C5622" w:rsidRPr="008C5622" w:rsidRDefault="008C5622" w:rsidP="00CC3EE6">
      <w:pPr>
        <w:shd w:val="clear" w:color="auto" w:fill="C2D69B" w:themeFill="accent3" w:themeFillTint="99"/>
        <w:spacing w:after="0" w:line="240" w:lineRule="auto"/>
        <w:ind w:left="720"/>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int data=50;//instance variable</w:t>
      </w:r>
    </w:p>
    <w:p w:rsidR="008C5622" w:rsidRPr="008C5622" w:rsidRDefault="008C5622" w:rsidP="00CC3EE6">
      <w:pPr>
        <w:shd w:val="clear" w:color="auto" w:fill="C2D69B" w:themeFill="accent3" w:themeFillTint="99"/>
        <w:spacing w:after="0" w:line="240" w:lineRule="auto"/>
        <w:ind w:left="720"/>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static int m=100;//static variable</w:t>
      </w:r>
    </w:p>
    <w:p w:rsidR="008C5622" w:rsidRPr="008C5622" w:rsidRDefault="008C5622" w:rsidP="00CC3EE6">
      <w:pPr>
        <w:shd w:val="clear" w:color="auto" w:fill="C2D69B" w:themeFill="accent3" w:themeFillTint="99"/>
        <w:spacing w:after="0" w:line="240" w:lineRule="auto"/>
        <w:ind w:left="720"/>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void method(){</w:t>
      </w:r>
    </w:p>
    <w:p w:rsidR="008C5622" w:rsidRPr="008C5622" w:rsidRDefault="008C5622" w:rsidP="00CC3EE6">
      <w:pPr>
        <w:shd w:val="clear" w:color="auto" w:fill="C2D69B" w:themeFill="accent3" w:themeFillTint="99"/>
        <w:spacing w:after="0" w:line="240" w:lineRule="auto"/>
        <w:ind w:left="720"/>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int n=90;//local variable</w:t>
      </w:r>
    </w:p>
    <w:p w:rsidR="008C5622" w:rsidRPr="008C5622" w:rsidRDefault="008C5622" w:rsidP="00CC3EE6">
      <w:pPr>
        <w:shd w:val="clear" w:color="auto" w:fill="C2D69B" w:themeFill="accent3" w:themeFillTint="99"/>
        <w:spacing w:after="0" w:line="240" w:lineRule="auto"/>
        <w:ind w:left="720"/>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w:t>
      </w:r>
    </w:p>
    <w:p w:rsidR="00B21812" w:rsidRDefault="008C5622" w:rsidP="00CC3EE6">
      <w:pPr>
        <w:shd w:val="clear" w:color="auto" w:fill="C2D69B" w:themeFill="accent3" w:themeFillTint="99"/>
        <w:spacing w:after="0" w:line="240" w:lineRule="auto"/>
        <w:rPr>
          <w:rFonts w:ascii="Times New Roman" w:eastAsia="Times New Roman" w:hAnsi="Times New Roman" w:cs="Times New Roman"/>
          <w:b/>
          <w:i/>
          <w:color w:val="984806" w:themeColor="accent6" w:themeShade="80"/>
          <w:sz w:val="24"/>
          <w:szCs w:val="24"/>
        </w:rPr>
      </w:pPr>
      <w:r w:rsidRPr="008C5622">
        <w:rPr>
          <w:rFonts w:ascii="Times New Roman" w:eastAsia="Times New Roman" w:hAnsi="Times New Roman" w:cs="Times New Roman"/>
          <w:b/>
          <w:i/>
          <w:color w:val="984806" w:themeColor="accent6" w:themeShade="80"/>
          <w:sz w:val="24"/>
          <w:szCs w:val="24"/>
        </w:rPr>
        <w:t>}//end of class</w:t>
      </w:r>
    </w:p>
    <w:p w:rsidR="008C5622" w:rsidRDefault="008C5622" w:rsidP="008C5622">
      <w:pPr>
        <w:spacing w:after="0" w:line="240" w:lineRule="auto"/>
        <w:rPr>
          <w:rFonts w:ascii="Times New Roman" w:eastAsia="Times New Roman" w:hAnsi="Times New Roman" w:cs="Times New Roman"/>
          <w:b/>
          <w:i/>
          <w:color w:val="984806" w:themeColor="accent6" w:themeShade="80"/>
          <w:sz w:val="24"/>
          <w:szCs w:val="24"/>
        </w:rPr>
      </w:pPr>
    </w:p>
    <w:p w:rsidR="008C5622" w:rsidRDefault="008C5622" w:rsidP="008C5622">
      <w:pPr>
        <w:pStyle w:val="Heading2"/>
      </w:pPr>
      <w:r>
        <w:t>Data Types in Java</w:t>
      </w:r>
    </w:p>
    <w:p w:rsidR="008C5622" w:rsidRDefault="008C5622" w:rsidP="008C5622">
      <w:pPr>
        <w:pStyle w:val="NormalWeb"/>
      </w:pPr>
      <w:r>
        <w:t>Data types represent the different values to be stored in the variable. In java, there are two types of data types:</w:t>
      </w:r>
    </w:p>
    <w:p w:rsidR="008C5622" w:rsidRDefault="008C5622" w:rsidP="00E41415">
      <w:pPr>
        <w:numPr>
          <w:ilvl w:val="0"/>
          <w:numId w:val="20"/>
        </w:numPr>
        <w:spacing w:before="100" w:beforeAutospacing="1" w:after="100" w:afterAutospacing="1" w:line="240" w:lineRule="auto"/>
      </w:pPr>
      <w:r>
        <w:t>Primitive data types</w:t>
      </w:r>
    </w:p>
    <w:p w:rsidR="008C5622" w:rsidRDefault="008C5622" w:rsidP="00E41415">
      <w:pPr>
        <w:numPr>
          <w:ilvl w:val="0"/>
          <w:numId w:val="20"/>
        </w:numPr>
        <w:spacing w:before="100" w:beforeAutospacing="1" w:after="100" w:afterAutospacing="1" w:line="240" w:lineRule="auto"/>
      </w:pPr>
      <w:r>
        <w:t>Non-primitive data types</w:t>
      </w: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B46205" w:rsidRPr="00B46205" w:rsidRDefault="00B46205" w:rsidP="00B46205">
      <w:pPr>
        <w:rPr>
          <w:rFonts w:ascii="Times New Roman" w:eastAsia="Times New Roman" w:hAnsi="Times New Roman" w:cs="Times New Roman"/>
          <w:sz w:val="24"/>
          <w:szCs w:val="24"/>
        </w:rPr>
      </w:pPr>
    </w:p>
    <w:p w:rsidR="00B46205" w:rsidRPr="00B46205" w:rsidRDefault="00B46205" w:rsidP="00B46205">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4F5C98F8" wp14:editId="2E654500">
            <wp:simplePos x="0" y="0"/>
            <wp:positionH relativeFrom="column">
              <wp:posOffset>695325</wp:posOffset>
            </wp:positionH>
            <wp:positionV relativeFrom="paragraph">
              <wp:posOffset>52705</wp:posOffset>
            </wp:positionV>
            <wp:extent cx="5848350" cy="4238625"/>
            <wp:effectExtent l="171450" t="171450" r="361950" b="352425"/>
            <wp:wrapSquare wrapText="bothSides"/>
            <wp:docPr id="19" name="Picture 19"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tatype in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423862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B46205" w:rsidRPr="00B46205" w:rsidRDefault="00B46205" w:rsidP="00B46205">
      <w:pPr>
        <w:rPr>
          <w:rFonts w:ascii="Times New Roman" w:eastAsia="Times New Roman" w:hAnsi="Times New Roman" w:cs="Times New Roman"/>
          <w:sz w:val="24"/>
          <w:szCs w:val="24"/>
        </w:rPr>
      </w:pP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B46205" w:rsidRDefault="00B46205" w:rsidP="00984793">
      <w:pPr>
        <w:spacing w:after="0" w:line="240" w:lineRule="auto"/>
        <w:rPr>
          <w:rFonts w:ascii="Times New Roman" w:eastAsia="Times New Roman" w:hAnsi="Times New Roman" w:cs="Times New Roman"/>
          <w:b/>
          <w:i/>
          <w:color w:val="984806" w:themeColor="accent6" w:themeShade="80"/>
          <w:sz w:val="24"/>
          <w:szCs w:val="24"/>
        </w:rPr>
      </w:pPr>
    </w:p>
    <w:p w:rsidR="008C5622" w:rsidRPr="008C5622" w:rsidRDefault="00984793" w:rsidP="00984793">
      <w:pPr>
        <w:spacing w:after="0" w:line="240" w:lineRule="auto"/>
        <w:rPr>
          <w:rFonts w:ascii="Times New Roman" w:eastAsia="Times New Roman" w:hAnsi="Times New Roman" w:cs="Times New Roman"/>
          <w:b/>
          <w:i/>
          <w:color w:val="984806" w:themeColor="accent6" w:themeShade="80"/>
          <w:sz w:val="24"/>
          <w:szCs w:val="24"/>
        </w:rPr>
      </w:pPr>
      <w:r>
        <w:rPr>
          <w:rFonts w:ascii="Times New Roman" w:eastAsia="Times New Roman" w:hAnsi="Times New Roman" w:cs="Times New Roman"/>
          <w:b/>
          <w:i/>
          <w:color w:val="984806" w:themeColor="accent6" w:themeShade="80"/>
          <w:sz w:val="24"/>
          <w:szCs w:val="24"/>
        </w:rPr>
        <w:br w:type="textWrapping" w:clear="all"/>
      </w:r>
    </w:p>
    <w:tbl>
      <w:tblPr>
        <w:tblW w:w="9998" w:type="dxa"/>
        <w:jc w:val="center"/>
        <w:tblCellSpacing w:w="15" w:type="dxa"/>
        <w:tblCellMar>
          <w:top w:w="15" w:type="dxa"/>
          <w:left w:w="15" w:type="dxa"/>
          <w:bottom w:w="15" w:type="dxa"/>
          <w:right w:w="15" w:type="dxa"/>
        </w:tblCellMar>
        <w:tblLook w:val="04A0" w:firstRow="1" w:lastRow="0" w:firstColumn="1" w:lastColumn="0" w:noHBand="0" w:noVBand="1"/>
      </w:tblPr>
      <w:tblGrid>
        <w:gridCol w:w="2932"/>
        <w:gridCol w:w="3822"/>
        <w:gridCol w:w="3244"/>
      </w:tblGrid>
      <w:tr w:rsidR="00984793" w:rsidRPr="00984793" w:rsidTr="00984793">
        <w:trPr>
          <w:trHeight w:val="245"/>
          <w:tblCellSpacing w:w="15" w:type="dxa"/>
          <w:jc w:val="center"/>
        </w:trPr>
        <w:tc>
          <w:tcPr>
            <w:tcW w:w="0" w:type="auto"/>
            <w:vAlign w:val="center"/>
            <w:hideMark/>
          </w:tcPr>
          <w:p w:rsidR="00984793" w:rsidRPr="00984793" w:rsidRDefault="00984793" w:rsidP="00984793">
            <w:pPr>
              <w:spacing w:after="0" w:line="240" w:lineRule="auto"/>
              <w:jc w:val="center"/>
              <w:rPr>
                <w:rFonts w:ascii="Times New Roman" w:eastAsia="Times New Roman" w:hAnsi="Times New Roman" w:cs="Times New Roman"/>
                <w:b/>
                <w:bCs/>
                <w:sz w:val="24"/>
                <w:szCs w:val="24"/>
              </w:rPr>
            </w:pPr>
            <w:r w:rsidRPr="00984793">
              <w:rPr>
                <w:rFonts w:ascii="Times New Roman" w:eastAsia="Times New Roman" w:hAnsi="Times New Roman" w:cs="Times New Roman"/>
                <w:b/>
                <w:bCs/>
                <w:sz w:val="24"/>
                <w:szCs w:val="24"/>
              </w:rPr>
              <w:t>Data Type</w:t>
            </w:r>
          </w:p>
        </w:tc>
        <w:tc>
          <w:tcPr>
            <w:tcW w:w="0" w:type="auto"/>
            <w:vAlign w:val="center"/>
            <w:hideMark/>
          </w:tcPr>
          <w:p w:rsidR="00984793" w:rsidRPr="00984793" w:rsidRDefault="00984793" w:rsidP="00984793">
            <w:pPr>
              <w:spacing w:after="0" w:line="240" w:lineRule="auto"/>
              <w:jc w:val="center"/>
              <w:rPr>
                <w:rFonts w:ascii="Times New Roman" w:eastAsia="Times New Roman" w:hAnsi="Times New Roman" w:cs="Times New Roman"/>
                <w:b/>
                <w:bCs/>
                <w:sz w:val="24"/>
                <w:szCs w:val="24"/>
              </w:rPr>
            </w:pPr>
            <w:r w:rsidRPr="00984793">
              <w:rPr>
                <w:rFonts w:ascii="Times New Roman" w:eastAsia="Times New Roman" w:hAnsi="Times New Roman" w:cs="Times New Roman"/>
                <w:b/>
                <w:bCs/>
                <w:sz w:val="24"/>
                <w:szCs w:val="24"/>
              </w:rPr>
              <w:t>Default Value</w:t>
            </w:r>
          </w:p>
        </w:tc>
        <w:tc>
          <w:tcPr>
            <w:tcW w:w="0" w:type="auto"/>
            <w:vAlign w:val="center"/>
            <w:hideMark/>
          </w:tcPr>
          <w:p w:rsidR="00984793" w:rsidRPr="00984793" w:rsidRDefault="00984793" w:rsidP="00984793">
            <w:pPr>
              <w:spacing w:after="0" w:line="240" w:lineRule="auto"/>
              <w:jc w:val="center"/>
              <w:rPr>
                <w:rFonts w:ascii="Times New Roman" w:eastAsia="Times New Roman" w:hAnsi="Times New Roman" w:cs="Times New Roman"/>
                <w:b/>
                <w:bCs/>
                <w:sz w:val="24"/>
                <w:szCs w:val="24"/>
              </w:rPr>
            </w:pPr>
            <w:r w:rsidRPr="00984793">
              <w:rPr>
                <w:rFonts w:ascii="Times New Roman" w:eastAsia="Times New Roman" w:hAnsi="Times New Roman" w:cs="Times New Roman"/>
                <w:b/>
                <w:bCs/>
                <w:sz w:val="24"/>
                <w:szCs w:val="24"/>
              </w:rPr>
              <w:t>Default size</w:t>
            </w:r>
          </w:p>
        </w:tc>
      </w:tr>
      <w:tr w:rsidR="00984793" w:rsidRPr="00984793" w:rsidTr="00984793">
        <w:trPr>
          <w:trHeight w:val="258"/>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boolean</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false</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1 bit</w:t>
            </w:r>
          </w:p>
        </w:tc>
      </w:tr>
      <w:tr w:rsidR="00984793" w:rsidRPr="00984793" w:rsidTr="00984793">
        <w:trPr>
          <w:trHeight w:val="245"/>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char</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'\u0000'</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2 byte</w:t>
            </w:r>
          </w:p>
        </w:tc>
      </w:tr>
      <w:tr w:rsidR="00984793" w:rsidRPr="00984793" w:rsidTr="00984793">
        <w:trPr>
          <w:trHeight w:val="258"/>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byte</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0</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1 byte</w:t>
            </w:r>
          </w:p>
        </w:tc>
      </w:tr>
      <w:tr w:rsidR="00984793" w:rsidRPr="00984793" w:rsidTr="00984793">
        <w:trPr>
          <w:trHeight w:val="245"/>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short</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0</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2 byte</w:t>
            </w:r>
          </w:p>
        </w:tc>
      </w:tr>
      <w:tr w:rsidR="00984793" w:rsidRPr="00984793" w:rsidTr="00984793">
        <w:trPr>
          <w:trHeight w:val="245"/>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int</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0</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4 byte</w:t>
            </w:r>
          </w:p>
        </w:tc>
      </w:tr>
      <w:tr w:rsidR="00984793" w:rsidRPr="00984793" w:rsidTr="00984793">
        <w:trPr>
          <w:trHeight w:val="258"/>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long</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0L</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8 byte</w:t>
            </w:r>
          </w:p>
        </w:tc>
      </w:tr>
      <w:tr w:rsidR="00984793" w:rsidRPr="00984793" w:rsidTr="00984793">
        <w:trPr>
          <w:trHeight w:val="245"/>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float</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0.0f</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4 byte</w:t>
            </w:r>
          </w:p>
        </w:tc>
      </w:tr>
      <w:tr w:rsidR="00984793" w:rsidRPr="00984793" w:rsidTr="00984793">
        <w:trPr>
          <w:trHeight w:val="258"/>
          <w:tblCellSpacing w:w="15" w:type="dxa"/>
          <w:jc w:val="center"/>
        </w:trPr>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double</w:t>
            </w:r>
          </w:p>
        </w:tc>
        <w:tc>
          <w:tcPr>
            <w:tcW w:w="0" w:type="auto"/>
            <w:vAlign w:val="center"/>
            <w:hideMark/>
          </w:tcPr>
          <w:p w:rsidR="00984793" w:rsidRPr="00984793" w:rsidRDefault="00984793" w:rsidP="00984793">
            <w:pPr>
              <w:spacing w:after="0" w:line="240" w:lineRule="auto"/>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0.0d</w:t>
            </w:r>
          </w:p>
        </w:tc>
        <w:tc>
          <w:tcPr>
            <w:tcW w:w="0" w:type="auto"/>
            <w:vAlign w:val="center"/>
            <w:hideMark/>
          </w:tcPr>
          <w:p w:rsidR="00984793" w:rsidRPr="00984793" w:rsidRDefault="00984793" w:rsidP="00984793">
            <w:pPr>
              <w:spacing w:after="0" w:line="240" w:lineRule="auto"/>
              <w:jc w:val="center"/>
              <w:rPr>
                <w:rFonts w:ascii="Times New Roman" w:eastAsia="Times New Roman" w:hAnsi="Times New Roman" w:cs="Times New Roman"/>
                <w:sz w:val="24"/>
                <w:szCs w:val="24"/>
              </w:rPr>
            </w:pPr>
            <w:r w:rsidRPr="00984793">
              <w:rPr>
                <w:rFonts w:ascii="Times New Roman" w:eastAsia="Times New Roman" w:hAnsi="Times New Roman" w:cs="Times New Roman"/>
                <w:sz w:val="24"/>
                <w:szCs w:val="24"/>
              </w:rPr>
              <w:t>8 byte</w:t>
            </w:r>
          </w:p>
        </w:tc>
      </w:tr>
    </w:tbl>
    <w:p w:rsidR="008C5622" w:rsidRDefault="008C5622"/>
    <w:p w:rsidR="00984793" w:rsidRDefault="00984793" w:rsidP="00273965">
      <w:pPr>
        <w:pStyle w:val="Heading2"/>
      </w:pPr>
      <w:r>
        <w:t>Why char uses 2 byte in java and what is \u0000 ?</w:t>
      </w:r>
    </w:p>
    <w:p w:rsidR="00984793" w:rsidRDefault="00984793" w:rsidP="00984793">
      <w:pPr>
        <w:pStyle w:val="NormalWeb"/>
      </w:pPr>
      <w:r>
        <w:t xml:space="preserve">It is because java uses Unicode system than ASCII code system. The \u0000 is the lowest range of Unicode system. </w:t>
      </w:r>
    </w:p>
    <w:p w:rsidR="00FA78C5" w:rsidRPr="00FA78C5" w:rsidRDefault="00FA78C5" w:rsidP="00FA78C5">
      <w:pPr>
        <w:pStyle w:val="Heading2"/>
      </w:pPr>
      <w:r w:rsidRPr="00FA78C5">
        <w:t>Java Variable Example: Add Two Numbers</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class</w:t>
      </w:r>
      <w:r w:rsidRPr="00FA78C5">
        <w:rPr>
          <w:rFonts w:ascii="Times New Roman" w:eastAsia="Times New Roman" w:hAnsi="Times New Roman" w:cs="Times New Roman"/>
          <w:b/>
          <w:i/>
          <w:color w:val="984806" w:themeColor="accent6" w:themeShade="80"/>
        </w:rPr>
        <w:t> Simple{  </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lastRenderedPageBreak/>
        <w:t>public</w:t>
      </w:r>
      <w:r w:rsidRPr="00FA78C5">
        <w:rPr>
          <w:rFonts w:ascii="Times New Roman" w:eastAsia="Times New Roman" w:hAnsi="Times New Roman" w:cs="Times New Roman"/>
          <w:b/>
          <w:i/>
          <w:color w:val="984806" w:themeColor="accent6" w:themeShade="80"/>
        </w:rPr>
        <w:t> </w:t>
      </w:r>
      <w:r w:rsidRPr="00BB71D5">
        <w:rPr>
          <w:rFonts w:ascii="Times New Roman" w:eastAsia="Times New Roman" w:hAnsi="Times New Roman" w:cs="Times New Roman"/>
          <w:b/>
          <w:i/>
          <w:color w:val="984806" w:themeColor="accent6" w:themeShade="80"/>
        </w:rPr>
        <w:t>static</w:t>
      </w:r>
      <w:r w:rsidRPr="00FA78C5">
        <w:rPr>
          <w:rFonts w:ascii="Times New Roman" w:eastAsia="Times New Roman" w:hAnsi="Times New Roman" w:cs="Times New Roman"/>
          <w:b/>
          <w:i/>
          <w:color w:val="984806" w:themeColor="accent6" w:themeShade="80"/>
        </w:rPr>
        <w:t> </w:t>
      </w:r>
      <w:r w:rsidRPr="00BB71D5">
        <w:rPr>
          <w:rFonts w:ascii="Times New Roman" w:eastAsia="Times New Roman" w:hAnsi="Times New Roman" w:cs="Times New Roman"/>
          <w:b/>
          <w:i/>
          <w:color w:val="984806" w:themeColor="accent6" w:themeShade="80"/>
        </w:rPr>
        <w:t>void</w:t>
      </w:r>
      <w:r w:rsidRPr="00FA78C5">
        <w:rPr>
          <w:rFonts w:ascii="Times New Roman" w:eastAsia="Times New Roman" w:hAnsi="Times New Roman" w:cs="Times New Roman"/>
          <w:b/>
          <w:i/>
          <w:color w:val="984806" w:themeColor="accent6" w:themeShade="80"/>
        </w:rPr>
        <w:t> main(String[] args){  </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int</w:t>
      </w:r>
      <w:r w:rsidRPr="00FA78C5">
        <w:rPr>
          <w:rFonts w:ascii="Times New Roman" w:eastAsia="Times New Roman" w:hAnsi="Times New Roman" w:cs="Times New Roman"/>
          <w:b/>
          <w:i/>
          <w:color w:val="984806" w:themeColor="accent6" w:themeShade="80"/>
        </w:rPr>
        <w:t> a=</w:t>
      </w:r>
      <w:r w:rsidRPr="00BB71D5">
        <w:rPr>
          <w:rFonts w:ascii="Times New Roman" w:eastAsia="Times New Roman" w:hAnsi="Times New Roman" w:cs="Times New Roman"/>
          <w:b/>
          <w:i/>
          <w:color w:val="984806" w:themeColor="accent6" w:themeShade="80"/>
        </w:rPr>
        <w:t>10</w:t>
      </w:r>
      <w:r w:rsidRPr="00FA78C5">
        <w:rPr>
          <w:rFonts w:ascii="Times New Roman" w:eastAsia="Times New Roman" w:hAnsi="Times New Roman" w:cs="Times New Roman"/>
          <w:b/>
          <w:i/>
          <w:color w:val="984806" w:themeColor="accent6" w:themeShade="80"/>
        </w:rPr>
        <w:t>;  </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int</w:t>
      </w:r>
      <w:r w:rsidRPr="00FA78C5">
        <w:rPr>
          <w:rFonts w:ascii="Times New Roman" w:eastAsia="Times New Roman" w:hAnsi="Times New Roman" w:cs="Times New Roman"/>
          <w:b/>
          <w:i/>
          <w:color w:val="984806" w:themeColor="accent6" w:themeShade="80"/>
        </w:rPr>
        <w:t> b=</w:t>
      </w:r>
      <w:r w:rsidRPr="00BB71D5">
        <w:rPr>
          <w:rFonts w:ascii="Times New Roman" w:eastAsia="Times New Roman" w:hAnsi="Times New Roman" w:cs="Times New Roman"/>
          <w:b/>
          <w:i/>
          <w:color w:val="984806" w:themeColor="accent6" w:themeShade="80"/>
        </w:rPr>
        <w:t>10</w:t>
      </w:r>
      <w:r w:rsidRPr="00FA78C5">
        <w:rPr>
          <w:rFonts w:ascii="Times New Roman" w:eastAsia="Times New Roman" w:hAnsi="Times New Roman" w:cs="Times New Roman"/>
          <w:b/>
          <w:i/>
          <w:color w:val="984806" w:themeColor="accent6" w:themeShade="80"/>
        </w:rPr>
        <w:t>;  </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int</w:t>
      </w:r>
      <w:r w:rsidRPr="00FA78C5">
        <w:rPr>
          <w:rFonts w:ascii="Times New Roman" w:eastAsia="Times New Roman" w:hAnsi="Times New Roman" w:cs="Times New Roman"/>
          <w:b/>
          <w:i/>
          <w:color w:val="984806" w:themeColor="accent6" w:themeShade="80"/>
        </w:rPr>
        <w:t> c=a+b;  </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FA78C5">
        <w:rPr>
          <w:rFonts w:ascii="Times New Roman" w:eastAsia="Times New Roman" w:hAnsi="Times New Roman" w:cs="Times New Roman"/>
          <w:b/>
          <w:i/>
          <w:color w:val="984806" w:themeColor="accent6" w:themeShade="80"/>
        </w:rPr>
        <w:t>System.out.println(c);  </w:t>
      </w:r>
    </w:p>
    <w:p w:rsidR="00FA78C5" w:rsidRPr="00FA78C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FA78C5">
        <w:rPr>
          <w:rFonts w:ascii="Times New Roman" w:eastAsia="Times New Roman" w:hAnsi="Times New Roman" w:cs="Times New Roman"/>
          <w:b/>
          <w:i/>
          <w:color w:val="984806" w:themeColor="accent6" w:themeShade="80"/>
        </w:rPr>
        <w:t>}}  </w:t>
      </w:r>
    </w:p>
    <w:p w:rsidR="00FA78C5" w:rsidRDefault="00FA78C5" w:rsidP="00FA78C5">
      <w:pPr>
        <w:pStyle w:val="Heading2"/>
      </w:pPr>
      <w:r>
        <w:t>Java Variable Example: Widening</w:t>
      </w:r>
    </w:p>
    <w:p w:rsidR="00FA78C5" w:rsidRPr="00BB71D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class Simple{  </w:t>
      </w:r>
    </w:p>
    <w:p w:rsidR="00FA78C5" w:rsidRPr="00BB71D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public static void main(String[] args){  </w:t>
      </w:r>
    </w:p>
    <w:p w:rsidR="00FA78C5" w:rsidRPr="00BB71D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int a=10;  </w:t>
      </w:r>
    </w:p>
    <w:p w:rsidR="00FA78C5" w:rsidRPr="00BB71D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float f=a;  </w:t>
      </w:r>
    </w:p>
    <w:p w:rsidR="00FA78C5" w:rsidRPr="00BB71D5" w:rsidRDefault="00FA78C5"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sidRPr="00BB71D5">
        <w:rPr>
          <w:rFonts w:ascii="Times New Roman" w:eastAsia="Times New Roman" w:hAnsi="Times New Roman" w:cs="Times New Roman"/>
          <w:b/>
          <w:i/>
          <w:color w:val="984806" w:themeColor="accent6" w:themeShade="80"/>
        </w:rPr>
        <w:t>System.out.println(a);  </w:t>
      </w:r>
    </w:p>
    <w:p w:rsidR="00CC3EE6" w:rsidRDefault="00CC3EE6"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Pr>
          <w:rFonts w:ascii="Times New Roman" w:eastAsia="Times New Roman" w:hAnsi="Times New Roman" w:cs="Times New Roman"/>
          <w:b/>
          <w:i/>
          <w:color w:val="984806" w:themeColor="accent6" w:themeShade="80"/>
        </w:rPr>
        <w:t>System.out.println(f);  </w:t>
      </w:r>
    </w:p>
    <w:p w:rsidR="00AF65F9" w:rsidRPr="00CC3EE6" w:rsidRDefault="00CC3EE6" w:rsidP="00CC3EE6">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rPr>
      </w:pPr>
      <w:r>
        <w:rPr>
          <w:rFonts w:ascii="Times New Roman" w:eastAsia="Times New Roman" w:hAnsi="Times New Roman" w:cs="Times New Roman"/>
          <w:b/>
          <w:i/>
          <w:color w:val="984806" w:themeColor="accent6" w:themeShade="80"/>
        </w:rPr>
        <w:t>}}  </w:t>
      </w:r>
    </w:p>
    <w:p w:rsidR="00FA78C5" w:rsidRDefault="00FA78C5" w:rsidP="00FA78C5">
      <w:pPr>
        <w:pStyle w:val="Heading2"/>
      </w:pPr>
      <w:r>
        <w:t>Java Variable Example: Narrowing (Typecasting)</w:t>
      </w:r>
    </w:p>
    <w:p w:rsidR="005D4DF9" w:rsidRPr="005D4DF9" w:rsidRDefault="005D4DF9" w:rsidP="005D4DF9"/>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bCs/>
          <w:i/>
          <w:color w:val="984806" w:themeColor="accent6" w:themeShade="80"/>
        </w:rPr>
        <w:t>public</w:t>
      </w:r>
      <w:r w:rsidRPr="00CC3EE6">
        <w:rPr>
          <w:rFonts w:ascii="Times New Roman" w:hAnsi="Times New Roman" w:cs="Times New Roman"/>
          <w:b/>
          <w:i/>
          <w:color w:val="984806" w:themeColor="accent6" w:themeShade="80"/>
        </w:rPr>
        <w:t xml:space="preserve"> </w:t>
      </w:r>
      <w:r w:rsidRPr="00CC3EE6">
        <w:rPr>
          <w:rFonts w:ascii="Times New Roman" w:hAnsi="Times New Roman" w:cs="Times New Roman"/>
          <w:b/>
          <w:bCs/>
          <w:i/>
          <w:color w:val="984806" w:themeColor="accent6" w:themeShade="80"/>
        </w:rPr>
        <w:t>class</w:t>
      </w:r>
      <w:r w:rsidRPr="00CC3EE6">
        <w:rPr>
          <w:rFonts w:ascii="Times New Roman" w:hAnsi="Times New Roman" w:cs="Times New Roman"/>
          <w:b/>
          <w:i/>
          <w:color w:val="984806" w:themeColor="accent6" w:themeShade="80"/>
        </w:rPr>
        <w:t xml:space="preserve"> simple {</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static</w:t>
      </w:r>
      <w:r w:rsidRPr="00CC3EE6">
        <w:rPr>
          <w:rFonts w:ascii="Times New Roman" w:hAnsi="Times New Roman" w:cs="Times New Roman"/>
          <w:b/>
          <w:i/>
          <w:color w:val="984806" w:themeColor="accent6" w:themeShade="80"/>
        </w:rPr>
        <w:t xml:space="preserve"> </w:t>
      </w:r>
      <w:r w:rsidRPr="00CC3EE6">
        <w:rPr>
          <w:rFonts w:ascii="Times New Roman" w:hAnsi="Times New Roman" w:cs="Times New Roman"/>
          <w:b/>
          <w:bCs/>
          <w:i/>
          <w:color w:val="984806" w:themeColor="accent6" w:themeShade="80"/>
        </w:rPr>
        <w:t>public</w:t>
      </w:r>
      <w:r w:rsidRPr="00CC3EE6">
        <w:rPr>
          <w:rFonts w:ascii="Times New Roman" w:hAnsi="Times New Roman" w:cs="Times New Roman"/>
          <w:b/>
          <w:i/>
          <w:color w:val="984806" w:themeColor="accent6" w:themeShade="80"/>
        </w:rPr>
        <w:t xml:space="preserve"> </w:t>
      </w:r>
      <w:r w:rsidRPr="00CC3EE6">
        <w:rPr>
          <w:rFonts w:ascii="Times New Roman" w:hAnsi="Times New Roman" w:cs="Times New Roman"/>
          <w:b/>
          <w:bCs/>
          <w:i/>
          <w:color w:val="984806" w:themeColor="accent6" w:themeShade="80"/>
        </w:rPr>
        <w:t>void</w:t>
      </w:r>
      <w:r w:rsidRPr="00CC3EE6">
        <w:rPr>
          <w:rFonts w:ascii="Times New Roman" w:hAnsi="Times New Roman" w:cs="Times New Roman"/>
          <w:b/>
          <w:i/>
          <w:color w:val="984806" w:themeColor="accent6" w:themeShade="80"/>
        </w:rPr>
        <w:t xml:space="preserve"> main(String []args) {</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int</w:t>
      </w:r>
      <w:r w:rsidRPr="00CC3EE6">
        <w:rPr>
          <w:rFonts w:ascii="Times New Roman" w:hAnsi="Times New Roman" w:cs="Times New Roman"/>
          <w:b/>
          <w:i/>
          <w:color w:val="984806" w:themeColor="accent6" w:themeShade="80"/>
        </w:rPr>
        <w:t xml:space="preserve"> a=10;</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int</w:t>
      </w:r>
      <w:r w:rsidRPr="00CC3EE6">
        <w:rPr>
          <w:rFonts w:ascii="Times New Roman" w:hAnsi="Times New Roman" w:cs="Times New Roman"/>
          <w:b/>
          <w:i/>
          <w:color w:val="984806" w:themeColor="accent6" w:themeShade="80"/>
        </w:rPr>
        <w:t xml:space="preserve"> b=20;</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int</w:t>
      </w:r>
      <w:r w:rsidRPr="00CC3EE6">
        <w:rPr>
          <w:rFonts w:ascii="Times New Roman" w:hAnsi="Times New Roman" w:cs="Times New Roman"/>
          <w:b/>
          <w:i/>
          <w:color w:val="984806" w:themeColor="accent6" w:themeShade="80"/>
        </w:rPr>
        <w:t xml:space="preserve"> c = a+b;</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t>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b/>
          <w:i/>
          <w:color w:val="984806" w:themeColor="accent6" w:themeShade="80"/>
        </w:rPr>
        <w:t>.println(c);</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int</w:t>
      </w:r>
      <w:r w:rsidRPr="00CC3EE6">
        <w:rPr>
          <w:rFonts w:ascii="Times New Roman" w:hAnsi="Times New Roman" w:cs="Times New Roman"/>
          <w:b/>
          <w:i/>
          <w:color w:val="984806" w:themeColor="accent6" w:themeShade="80"/>
        </w:rPr>
        <w:t xml:space="preserve"> </w:t>
      </w:r>
      <w:r w:rsidRPr="00CC3EE6">
        <w:rPr>
          <w:rFonts w:ascii="Times New Roman" w:hAnsi="Times New Roman" w:cs="Times New Roman"/>
          <w:b/>
          <w:i/>
          <w:color w:val="984806" w:themeColor="accent6" w:themeShade="80"/>
          <w:u w:val="single"/>
        </w:rPr>
        <w:t>e</w:t>
      </w:r>
      <w:r w:rsidRPr="00CC3EE6">
        <w:rPr>
          <w:rFonts w:ascii="Times New Roman" w:hAnsi="Times New Roman" w:cs="Times New Roman"/>
          <w:b/>
          <w:i/>
          <w:color w:val="984806" w:themeColor="accent6" w:themeShade="80"/>
        </w:rPr>
        <w:t>=30;</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float</w:t>
      </w:r>
      <w:r w:rsidRPr="00CC3EE6">
        <w:rPr>
          <w:rFonts w:ascii="Times New Roman" w:hAnsi="Times New Roman" w:cs="Times New Roman"/>
          <w:b/>
          <w:i/>
          <w:color w:val="984806" w:themeColor="accent6" w:themeShade="80"/>
        </w:rPr>
        <w:t xml:space="preserve"> f=a;</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t>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b/>
          <w:i/>
          <w:color w:val="984806" w:themeColor="accent6" w:themeShade="80"/>
        </w:rPr>
        <w:t>.println(f);</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float</w:t>
      </w:r>
      <w:r w:rsidRPr="00CC3EE6">
        <w:rPr>
          <w:rFonts w:ascii="Times New Roman" w:hAnsi="Times New Roman" w:cs="Times New Roman"/>
          <w:b/>
          <w:i/>
          <w:color w:val="984806" w:themeColor="accent6" w:themeShade="80"/>
        </w:rPr>
        <w:t xml:space="preserve"> x=(</w:t>
      </w:r>
      <w:r w:rsidRPr="00CC3EE6">
        <w:rPr>
          <w:rFonts w:ascii="Times New Roman" w:hAnsi="Times New Roman" w:cs="Times New Roman"/>
          <w:b/>
          <w:bCs/>
          <w:i/>
          <w:color w:val="984806" w:themeColor="accent6" w:themeShade="80"/>
        </w:rPr>
        <w:t>float</w:t>
      </w:r>
      <w:r w:rsidRPr="00CC3EE6">
        <w:rPr>
          <w:rFonts w:ascii="Times New Roman" w:hAnsi="Times New Roman" w:cs="Times New Roman"/>
          <w:b/>
          <w:i/>
          <w:color w:val="984806" w:themeColor="accent6" w:themeShade="80"/>
        </w:rPr>
        <w:t>) 50.1;</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float</w:t>
      </w:r>
      <w:r w:rsidRPr="00CC3EE6">
        <w:rPr>
          <w:rFonts w:ascii="Times New Roman" w:hAnsi="Times New Roman" w:cs="Times New Roman"/>
          <w:b/>
          <w:i/>
          <w:color w:val="984806" w:themeColor="accent6" w:themeShade="80"/>
        </w:rPr>
        <w:t xml:space="preserve"> x1=100.1f;</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r>
      <w:r w:rsidRPr="00CC3EE6">
        <w:rPr>
          <w:rFonts w:ascii="Times New Roman" w:hAnsi="Times New Roman" w:cs="Times New Roman"/>
          <w:b/>
          <w:bCs/>
          <w:i/>
          <w:color w:val="984806" w:themeColor="accent6" w:themeShade="80"/>
        </w:rPr>
        <w:t>int</w:t>
      </w:r>
      <w:r w:rsidRPr="00CC3EE6">
        <w:rPr>
          <w:rFonts w:ascii="Times New Roman" w:hAnsi="Times New Roman" w:cs="Times New Roman"/>
          <w:b/>
          <w:i/>
          <w:color w:val="984806" w:themeColor="accent6" w:themeShade="80"/>
        </w:rPr>
        <w:t xml:space="preserve"> y= (</w:t>
      </w:r>
      <w:r w:rsidRPr="00CC3EE6">
        <w:rPr>
          <w:rFonts w:ascii="Times New Roman" w:hAnsi="Times New Roman" w:cs="Times New Roman"/>
          <w:b/>
          <w:bCs/>
          <w:i/>
          <w:color w:val="984806" w:themeColor="accent6" w:themeShade="80"/>
        </w:rPr>
        <w:t>int</w:t>
      </w:r>
      <w:r w:rsidRPr="00CC3EE6">
        <w:rPr>
          <w:rFonts w:ascii="Times New Roman" w:hAnsi="Times New Roman" w:cs="Times New Roman"/>
          <w:b/>
          <w:i/>
          <w:color w:val="984806" w:themeColor="accent6" w:themeShade="80"/>
        </w:rPr>
        <w:t>) x;</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t>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b/>
          <w:i/>
          <w:color w:val="984806" w:themeColor="accent6" w:themeShade="80"/>
        </w:rPr>
        <w:t>.println(x1);</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r>
      <w:r w:rsidRPr="00CC3EE6">
        <w:rPr>
          <w:rFonts w:ascii="Times New Roman" w:hAnsi="Times New Roman" w:cs="Times New Roman"/>
          <w:b/>
          <w:i/>
          <w:color w:val="984806" w:themeColor="accent6" w:themeShade="80"/>
        </w:rPr>
        <w:tab/>
        <w:t>System.</w:t>
      </w:r>
      <w:r w:rsidRPr="00CC3EE6">
        <w:rPr>
          <w:rFonts w:ascii="Times New Roman" w:hAnsi="Times New Roman" w:cs="Times New Roman"/>
          <w:b/>
          <w:bCs/>
          <w:i/>
          <w:iCs/>
          <w:color w:val="984806" w:themeColor="accent6" w:themeShade="80"/>
        </w:rPr>
        <w:t>out</w:t>
      </w:r>
      <w:r w:rsidRPr="00CC3EE6">
        <w:rPr>
          <w:rFonts w:ascii="Times New Roman" w:hAnsi="Times New Roman" w:cs="Times New Roman"/>
          <w:b/>
          <w:i/>
          <w:color w:val="984806" w:themeColor="accent6" w:themeShade="80"/>
        </w:rPr>
        <w:t>.println(y);</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ab/>
        <w:t>}</w:t>
      </w:r>
    </w:p>
    <w:p w:rsidR="00FA78C5" w:rsidRPr="00CC3EE6" w:rsidRDefault="00FA78C5" w:rsidP="00CC3EE6">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p>
    <w:p w:rsidR="00984793" w:rsidRPr="00CC3EE6" w:rsidRDefault="00FA78C5" w:rsidP="00CC3EE6">
      <w:pPr>
        <w:shd w:val="clear" w:color="auto" w:fill="C2D69B" w:themeFill="accent3" w:themeFillTint="99"/>
        <w:rPr>
          <w:rFonts w:ascii="Times New Roman" w:hAnsi="Times New Roman" w:cs="Times New Roman"/>
          <w:b/>
          <w:i/>
          <w:color w:val="984806" w:themeColor="accent6" w:themeShade="80"/>
        </w:rPr>
      </w:pPr>
      <w:r w:rsidRPr="00CC3EE6">
        <w:rPr>
          <w:rFonts w:ascii="Times New Roman" w:hAnsi="Times New Roman" w:cs="Times New Roman"/>
          <w:b/>
          <w:i/>
          <w:color w:val="984806" w:themeColor="accent6" w:themeShade="80"/>
        </w:rPr>
        <w:t>}</w:t>
      </w:r>
    </w:p>
    <w:p w:rsidR="00BB71D5" w:rsidRDefault="00BB71D5" w:rsidP="00BB71D5">
      <w:pPr>
        <w:pStyle w:val="Heading2"/>
      </w:pPr>
      <w:r>
        <w:lastRenderedPageBreak/>
        <w:t>Java Variable Example: Adding Lower Type</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class Simple{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public static void main(String[] args){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byte a=10;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byte b=10;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//byte c=a+b;//Compile Time Error: because a+b=20 will be int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byte c=(byte)(a+b);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System.out.println(c);  </w:t>
      </w:r>
    </w:p>
    <w:p w:rsidR="00BB71D5" w:rsidRPr="00CC3EE6" w:rsidRDefault="00BB71D5"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CC3EE6">
        <w:rPr>
          <w:rFonts w:ascii="Times New Roman" w:eastAsia="Times New Roman" w:hAnsi="Times New Roman" w:cs="Times New Roman"/>
          <w:b/>
          <w:i/>
          <w:color w:val="984806" w:themeColor="accent6" w:themeShade="80"/>
          <w:sz w:val="24"/>
          <w:szCs w:val="24"/>
        </w:rPr>
        <w:t>}}  </w:t>
      </w:r>
    </w:p>
    <w:p w:rsidR="00654BAC" w:rsidRDefault="00654BAC" w:rsidP="00654BAC">
      <w:pPr>
        <w:pStyle w:val="Heading1"/>
      </w:pPr>
      <w:r>
        <w:t>Unicode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654BAC" w:rsidTr="00654BAC">
        <w:trPr>
          <w:tblCellSpacing w:w="15" w:type="dxa"/>
        </w:trPr>
        <w:tc>
          <w:tcPr>
            <w:tcW w:w="0" w:type="auto"/>
            <w:vAlign w:val="center"/>
            <w:hideMark/>
          </w:tcPr>
          <w:p w:rsidR="00654BAC" w:rsidRDefault="00654BAC">
            <w:pPr>
              <w:rPr>
                <w:sz w:val="24"/>
                <w:szCs w:val="24"/>
              </w:rPr>
            </w:pPr>
            <w:r>
              <w:t>Unicode is a universal international standard character encoding that is capable of representing most of the world's written languages.</w:t>
            </w:r>
          </w:p>
        </w:tc>
      </w:tr>
    </w:tbl>
    <w:p w:rsidR="00654BAC" w:rsidRDefault="00654BAC" w:rsidP="00CE6DD8">
      <w:pPr>
        <w:pStyle w:val="Heading1"/>
      </w:pPr>
      <w:r>
        <w:t>Why java uses Unicode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64"/>
      </w:tblGrid>
      <w:tr w:rsidR="00654BAC" w:rsidTr="00654BAC">
        <w:trPr>
          <w:tblCellSpacing w:w="15" w:type="dxa"/>
        </w:trPr>
        <w:tc>
          <w:tcPr>
            <w:tcW w:w="0" w:type="auto"/>
            <w:vAlign w:val="center"/>
            <w:hideMark/>
          </w:tcPr>
          <w:p w:rsidR="00654BAC" w:rsidRDefault="00654BAC">
            <w:pPr>
              <w:rPr>
                <w:sz w:val="24"/>
                <w:szCs w:val="24"/>
              </w:rPr>
            </w:pPr>
            <w:r>
              <w:t>Before Unicode, there were many language standards:</w:t>
            </w:r>
          </w:p>
        </w:tc>
      </w:tr>
      <w:tr w:rsidR="00654BAC" w:rsidTr="00654BAC">
        <w:trPr>
          <w:tblCellSpacing w:w="15" w:type="dxa"/>
        </w:trPr>
        <w:tc>
          <w:tcPr>
            <w:tcW w:w="0" w:type="auto"/>
            <w:vAlign w:val="center"/>
            <w:hideMark/>
          </w:tcPr>
          <w:p w:rsidR="00654BAC" w:rsidRDefault="00654BAC" w:rsidP="00E41415">
            <w:pPr>
              <w:numPr>
                <w:ilvl w:val="0"/>
                <w:numId w:val="21"/>
              </w:numPr>
              <w:spacing w:before="100" w:beforeAutospacing="1" w:after="100" w:afterAutospacing="1" w:line="240" w:lineRule="auto"/>
            </w:pPr>
            <w:r>
              <w:rPr>
                <w:b/>
                <w:bCs/>
              </w:rPr>
              <w:t>ASCII</w:t>
            </w:r>
            <w:r>
              <w:t xml:space="preserve"> (American Standard Code for Information Interchange) for the United States.</w:t>
            </w:r>
          </w:p>
          <w:p w:rsidR="00654BAC" w:rsidRDefault="00654BAC" w:rsidP="00E41415">
            <w:pPr>
              <w:numPr>
                <w:ilvl w:val="0"/>
                <w:numId w:val="21"/>
              </w:numPr>
              <w:spacing w:before="100" w:beforeAutospacing="1" w:after="100" w:afterAutospacing="1" w:line="240" w:lineRule="auto"/>
            </w:pPr>
            <w:r>
              <w:rPr>
                <w:b/>
                <w:bCs/>
              </w:rPr>
              <w:t>ISO 8859-1</w:t>
            </w:r>
            <w:r>
              <w:t xml:space="preserve"> for Western European Language.</w:t>
            </w:r>
          </w:p>
          <w:p w:rsidR="00654BAC" w:rsidRDefault="00654BAC" w:rsidP="00E41415">
            <w:pPr>
              <w:numPr>
                <w:ilvl w:val="0"/>
                <w:numId w:val="21"/>
              </w:numPr>
              <w:spacing w:before="100" w:beforeAutospacing="1" w:after="100" w:afterAutospacing="1" w:line="240" w:lineRule="auto"/>
            </w:pPr>
            <w:r>
              <w:rPr>
                <w:b/>
                <w:bCs/>
              </w:rPr>
              <w:t>KOI-8</w:t>
            </w:r>
            <w:r>
              <w:t xml:space="preserve"> for Russian.</w:t>
            </w:r>
          </w:p>
          <w:p w:rsidR="00654BAC" w:rsidRDefault="00654BAC" w:rsidP="00E41415">
            <w:pPr>
              <w:numPr>
                <w:ilvl w:val="0"/>
                <w:numId w:val="21"/>
              </w:numPr>
              <w:spacing w:before="100" w:beforeAutospacing="1" w:after="100" w:afterAutospacing="1" w:line="240" w:lineRule="auto"/>
              <w:rPr>
                <w:sz w:val="24"/>
                <w:szCs w:val="24"/>
              </w:rPr>
            </w:pPr>
            <w:r>
              <w:rPr>
                <w:b/>
                <w:bCs/>
              </w:rPr>
              <w:t>GB18030 and BIG-5</w:t>
            </w:r>
            <w:r>
              <w:t xml:space="preserve"> for chinese, and so on.</w:t>
            </w:r>
          </w:p>
        </w:tc>
      </w:tr>
    </w:tbl>
    <w:p w:rsidR="00654BAC" w:rsidRDefault="00654BAC" w:rsidP="00654BAC">
      <w:pPr>
        <w:pStyle w:val="Heading2"/>
      </w:pPr>
      <w:r>
        <w:t>Problem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654BAC" w:rsidTr="00654BAC">
        <w:trPr>
          <w:tblCellSpacing w:w="15" w:type="dxa"/>
        </w:trPr>
        <w:tc>
          <w:tcPr>
            <w:tcW w:w="0" w:type="auto"/>
            <w:vAlign w:val="center"/>
            <w:hideMark/>
          </w:tcPr>
          <w:p w:rsidR="00654BAC" w:rsidRDefault="00654BAC">
            <w:r>
              <w:rPr>
                <w:rStyle w:val="Strong"/>
              </w:rPr>
              <w:t>This caused two problems:</w:t>
            </w:r>
            <w:r>
              <w:t xml:space="preserve"> </w:t>
            </w:r>
          </w:p>
          <w:p w:rsidR="00654BAC" w:rsidRDefault="00654BAC" w:rsidP="00E41415">
            <w:pPr>
              <w:numPr>
                <w:ilvl w:val="0"/>
                <w:numId w:val="22"/>
              </w:numPr>
              <w:spacing w:before="100" w:beforeAutospacing="1" w:after="100" w:afterAutospacing="1" w:line="240" w:lineRule="auto"/>
            </w:pPr>
            <w:r>
              <w:t>A particular code value corresponds to different letters in the various language standards.</w:t>
            </w:r>
          </w:p>
          <w:p w:rsidR="00654BAC" w:rsidRDefault="00654BAC" w:rsidP="00E41415">
            <w:pPr>
              <w:numPr>
                <w:ilvl w:val="0"/>
                <w:numId w:val="22"/>
              </w:numPr>
              <w:spacing w:before="100" w:beforeAutospacing="1" w:after="100" w:afterAutospacing="1" w:line="240" w:lineRule="auto"/>
              <w:rPr>
                <w:sz w:val="24"/>
                <w:szCs w:val="24"/>
              </w:rPr>
            </w:pPr>
            <w:r>
              <w:t>The encodings for languages with large character sets have variable length.Some common characters are encoded as single bytes, other require two or more byte.</w:t>
            </w:r>
          </w:p>
        </w:tc>
      </w:tr>
    </w:tbl>
    <w:p w:rsidR="00654BAC" w:rsidRDefault="00654BAC" w:rsidP="00654BAC">
      <w:pPr>
        <w:pStyle w:val="Heading2"/>
      </w:pPr>
      <w:r>
        <w:t>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1"/>
      </w:tblGrid>
      <w:tr w:rsidR="005A3025" w:rsidTr="00407909">
        <w:trPr>
          <w:trHeight w:val="509"/>
          <w:tblCellSpacing w:w="15" w:type="dxa"/>
        </w:trPr>
        <w:tc>
          <w:tcPr>
            <w:tcW w:w="0" w:type="auto"/>
            <w:vAlign w:val="center"/>
            <w:hideMark/>
          </w:tcPr>
          <w:p w:rsidR="005A3025" w:rsidRDefault="005A3025" w:rsidP="00407909">
            <w:pPr>
              <w:rPr>
                <w:sz w:val="24"/>
                <w:szCs w:val="24"/>
              </w:rPr>
            </w:pPr>
            <w:r>
              <w:t>To solve these problems, a new language standard was developed i.e. Unicode System.</w:t>
            </w:r>
          </w:p>
        </w:tc>
      </w:tr>
      <w:tr w:rsidR="005A3025" w:rsidTr="00407909">
        <w:trPr>
          <w:trHeight w:val="509"/>
          <w:tblCellSpacing w:w="15" w:type="dxa"/>
        </w:trPr>
        <w:tc>
          <w:tcPr>
            <w:tcW w:w="0" w:type="auto"/>
            <w:vAlign w:val="center"/>
            <w:hideMark/>
          </w:tcPr>
          <w:p w:rsidR="005A3025" w:rsidRDefault="005A3025" w:rsidP="00407909">
            <w:pPr>
              <w:rPr>
                <w:sz w:val="24"/>
                <w:szCs w:val="24"/>
              </w:rPr>
            </w:pPr>
            <w:r>
              <w:t>In unicode, character holds 2 byte, so java also uses 2 byte for characters.</w:t>
            </w:r>
          </w:p>
        </w:tc>
      </w:tr>
      <w:tr w:rsidR="005A3025" w:rsidTr="00407909">
        <w:trPr>
          <w:trHeight w:val="509"/>
          <w:tblCellSpacing w:w="15" w:type="dxa"/>
        </w:trPr>
        <w:tc>
          <w:tcPr>
            <w:tcW w:w="0" w:type="auto"/>
            <w:vAlign w:val="center"/>
            <w:hideMark/>
          </w:tcPr>
          <w:p w:rsidR="005A3025" w:rsidRDefault="005A3025" w:rsidP="00407909">
            <w:pPr>
              <w:rPr>
                <w:sz w:val="24"/>
                <w:szCs w:val="24"/>
              </w:rPr>
            </w:pPr>
            <w:r>
              <w:rPr>
                <w:rStyle w:val="Strong"/>
              </w:rPr>
              <w:t>lowest value:</w:t>
            </w:r>
            <w:r>
              <w:t>\u0000</w:t>
            </w:r>
          </w:p>
        </w:tc>
      </w:tr>
      <w:tr w:rsidR="005A3025" w:rsidTr="00407909">
        <w:trPr>
          <w:trHeight w:val="509"/>
          <w:tblCellSpacing w:w="15" w:type="dxa"/>
        </w:trPr>
        <w:tc>
          <w:tcPr>
            <w:tcW w:w="0" w:type="auto"/>
            <w:vAlign w:val="center"/>
            <w:hideMark/>
          </w:tcPr>
          <w:p w:rsidR="005A3025" w:rsidRDefault="005A3025" w:rsidP="00407909">
            <w:pPr>
              <w:rPr>
                <w:sz w:val="24"/>
                <w:szCs w:val="24"/>
              </w:rPr>
            </w:pPr>
            <w:r>
              <w:rPr>
                <w:rStyle w:val="Strong"/>
              </w:rPr>
              <w:lastRenderedPageBreak/>
              <w:t>highest value:</w:t>
            </w:r>
            <w:r>
              <w:t>\uFFFF</w:t>
            </w:r>
          </w:p>
        </w:tc>
      </w:tr>
    </w:tbl>
    <w:p w:rsidR="005A3025" w:rsidRPr="005A3025" w:rsidRDefault="005A3025" w:rsidP="005A3025"/>
    <w:p w:rsidR="00654BAC" w:rsidRDefault="00654BAC"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7654D1" w:rsidP="00FA78C5">
      <w:pPr>
        <w:rPr>
          <w:b/>
          <w:i/>
          <w:color w:val="984806" w:themeColor="accent6" w:themeShade="80"/>
        </w:rPr>
      </w:pPr>
    </w:p>
    <w:p w:rsidR="007654D1" w:rsidRDefault="005D4DF9" w:rsidP="007654D1">
      <w:pPr>
        <w:pStyle w:val="Heading2"/>
        <w:jc w:val="center"/>
      </w:pPr>
      <w:r>
        <w:t xml:space="preserve">CHAPTER 4 - </w:t>
      </w:r>
      <w:r w:rsidR="007654D1" w:rsidRPr="007654D1">
        <w:t>CONTROL Statements</w:t>
      </w:r>
    </w:p>
    <w:p w:rsidR="007654D1" w:rsidRDefault="007654D1" w:rsidP="007654D1"/>
    <w:p w:rsidR="007654D1" w:rsidRPr="007654D1" w:rsidRDefault="007654D1" w:rsidP="007654D1">
      <w:pPr>
        <w:spacing w:before="100" w:beforeAutospacing="1" w:after="100" w:afterAutospacing="1" w:line="240" w:lineRule="auto"/>
        <w:rPr>
          <w:rFonts w:ascii="Times New Roman" w:eastAsia="Times New Roman" w:hAnsi="Times New Roman" w:cs="Times New Roman"/>
          <w:sz w:val="24"/>
          <w:szCs w:val="24"/>
        </w:rPr>
      </w:pPr>
      <w:r w:rsidRPr="007654D1">
        <w:rPr>
          <w:rFonts w:ascii="Times New Roman" w:eastAsia="Times New Roman" w:hAnsi="Times New Roman" w:cs="Times New Roman"/>
          <w:sz w:val="24"/>
          <w:szCs w:val="24"/>
        </w:rPr>
        <w:t xml:space="preserve">The Java </w:t>
      </w:r>
      <w:r w:rsidRPr="007654D1">
        <w:rPr>
          <w:rFonts w:ascii="Times New Roman" w:eastAsia="Times New Roman" w:hAnsi="Times New Roman" w:cs="Times New Roman"/>
          <w:i/>
          <w:iCs/>
          <w:sz w:val="24"/>
          <w:szCs w:val="24"/>
        </w:rPr>
        <w:t>if statement</w:t>
      </w:r>
      <w:r w:rsidRPr="007654D1">
        <w:rPr>
          <w:rFonts w:ascii="Times New Roman" w:eastAsia="Times New Roman" w:hAnsi="Times New Roman" w:cs="Times New Roman"/>
          <w:sz w:val="24"/>
          <w:szCs w:val="24"/>
        </w:rPr>
        <w:t xml:space="preserve"> is used to test the condition. It checks boolean condition: </w:t>
      </w:r>
      <w:r w:rsidRPr="007654D1">
        <w:rPr>
          <w:rFonts w:ascii="Times New Roman" w:eastAsia="Times New Roman" w:hAnsi="Times New Roman" w:cs="Times New Roman"/>
          <w:i/>
          <w:iCs/>
          <w:sz w:val="24"/>
          <w:szCs w:val="24"/>
        </w:rPr>
        <w:t>true</w:t>
      </w:r>
      <w:r w:rsidRPr="007654D1">
        <w:rPr>
          <w:rFonts w:ascii="Times New Roman" w:eastAsia="Times New Roman" w:hAnsi="Times New Roman" w:cs="Times New Roman"/>
          <w:sz w:val="24"/>
          <w:szCs w:val="24"/>
        </w:rPr>
        <w:t xml:space="preserve"> or </w:t>
      </w:r>
      <w:r w:rsidRPr="007654D1">
        <w:rPr>
          <w:rFonts w:ascii="Times New Roman" w:eastAsia="Times New Roman" w:hAnsi="Times New Roman" w:cs="Times New Roman"/>
          <w:i/>
          <w:iCs/>
          <w:sz w:val="24"/>
          <w:szCs w:val="24"/>
        </w:rPr>
        <w:t>false</w:t>
      </w:r>
      <w:r w:rsidRPr="007654D1">
        <w:rPr>
          <w:rFonts w:ascii="Times New Roman" w:eastAsia="Times New Roman" w:hAnsi="Times New Roman" w:cs="Times New Roman"/>
          <w:sz w:val="24"/>
          <w:szCs w:val="24"/>
        </w:rPr>
        <w:t>. There are various types of if statement in java.</w:t>
      </w:r>
    </w:p>
    <w:p w:rsidR="007654D1" w:rsidRPr="007654D1" w:rsidRDefault="007654D1" w:rsidP="00E4141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654D1">
        <w:rPr>
          <w:rFonts w:ascii="Times New Roman" w:eastAsia="Times New Roman" w:hAnsi="Times New Roman" w:cs="Times New Roman"/>
          <w:sz w:val="24"/>
          <w:szCs w:val="24"/>
        </w:rPr>
        <w:t>if statement</w:t>
      </w:r>
    </w:p>
    <w:p w:rsidR="007654D1" w:rsidRPr="007654D1" w:rsidRDefault="007654D1" w:rsidP="00E4141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654D1">
        <w:rPr>
          <w:rFonts w:ascii="Times New Roman" w:eastAsia="Times New Roman" w:hAnsi="Times New Roman" w:cs="Times New Roman"/>
          <w:sz w:val="24"/>
          <w:szCs w:val="24"/>
        </w:rPr>
        <w:t>if-else statement</w:t>
      </w:r>
    </w:p>
    <w:p w:rsidR="007654D1" w:rsidRPr="007654D1" w:rsidRDefault="007654D1" w:rsidP="00E4141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654D1">
        <w:rPr>
          <w:rFonts w:ascii="Times New Roman" w:eastAsia="Times New Roman" w:hAnsi="Times New Roman" w:cs="Times New Roman"/>
          <w:sz w:val="24"/>
          <w:szCs w:val="24"/>
        </w:rPr>
        <w:t>nested if statement</w:t>
      </w:r>
    </w:p>
    <w:p w:rsidR="007654D1" w:rsidRPr="007654D1" w:rsidRDefault="007654D1" w:rsidP="00E4141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654D1">
        <w:rPr>
          <w:rFonts w:ascii="Times New Roman" w:eastAsia="Times New Roman" w:hAnsi="Times New Roman" w:cs="Times New Roman"/>
          <w:sz w:val="24"/>
          <w:szCs w:val="24"/>
        </w:rPr>
        <w:t>if-else-if ladder</w:t>
      </w:r>
    </w:p>
    <w:p w:rsidR="007654D1" w:rsidRDefault="007654D1" w:rsidP="007654D1">
      <w:pPr>
        <w:pStyle w:val="Heading2"/>
      </w:pPr>
      <w:r>
        <w:t>Java IF Statement</w:t>
      </w:r>
    </w:p>
    <w:p w:rsidR="007654D1" w:rsidRDefault="007654D1" w:rsidP="007654D1">
      <w:pPr>
        <w:pStyle w:val="NormalWeb"/>
      </w:pPr>
      <w:r>
        <w:t xml:space="preserve">The Java if statement tests the condition. It executes the </w:t>
      </w:r>
      <w:r>
        <w:rPr>
          <w:rStyle w:val="Emphasis"/>
        </w:rPr>
        <w:t>if block</w:t>
      </w:r>
      <w:r>
        <w:t xml:space="preserve"> if condition is true.</w:t>
      </w:r>
    </w:p>
    <w:p w:rsidR="007654D1" w:rsidRDefault="007654D1" w:rsidP="007654D1">
      <w:pPr>
        <w:pStyle w:val="NormalWeb"/>
      </w:pPr>
      <w:r w:rsidRPr="007654D1">
        <w:rPr>
          <w:rStyle w:val="Strong"/>
        </w:rPr>
        <w:t>Syntax</w:t>
      </w:r>
      <w:r>
        <w:rPr>
          <w:rStyle w:val="Strong"/>
        </w:rPr>
        <w:t>:</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if</w:t>
      </w:r>
      <w:r w:rsidRPr="007654D1">
        <w:rPr>
          <w:b/>
          <w:i/>
          <w:color w:val="984806" w:themeColor="accent6" w:themeShade="80"/>
        </w:rPr>
        <w:t>(condition){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to be executed</w:t>
      </w:r>
      <w:r w:rsidRPr="007654D1">
        <w:rPr>
          <w:b/>
          <w:i/>
          <w:color w:val="984806" w:themeColor="accent6" w:themeShade="80"/>
        </w:rPr>
        <w:t>  </w:t>
      </w:r>
    </w:p>
    <w:p w:rsid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w:t>
      </w:r>
    </w:p>
    <w:p w:rsidR="007654D1" w:rsidRPr="007654D1" w:rsidRDefault="007654D1" w:rsidP="007654D1">
      <w:pPr>
        <w:spacing w:before="100" w:beforeAutospacing="1" w:after="100" w:afterAutospacing="1" w:line="240" w:lineRule="auto"/>
        <w:ind w:left="360"/>
        <w:rPr>
          <w:b/>
          <w:i/>
          <w:color w:val="984806" w:themeColor="accent6" w:themeShade="80"/>
          <w:u w:val="single"/>
        </w:rPr>
      </w:pPr>
      <w:r w:rsidRPr="007654D1">
        <w:rPr>
          <w:b/>
          <w:i/>
          <w:color w:val="984806" w:themeColor="accent6" w:themeShade="80"/>
          <w:u w:val="single"/>
        </w:rPr>
        <w:t>Example: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lastRenderedPageBreak/>
        <w:t>public class IfExample {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public static void main(String[] args) {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int age=20;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if(age&gt;18){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System.out.print("Age is greater than 18");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w:t>
      </w:r>
    </w:p>
    <w:p w:rsidR="007654D1" w:rsidRDefault="007654D1" w:rsidP="007654D1">
      <w:pPr>
        <w:pStyle w:val="Heading2"/>
      </w:pPr>
      <w:r>
        <w:t>Java IF-else Statement</w:t>
      </w:r>
    </w:p>
    <w:p w:rsidR="007654D1" w:rsidRDefault="007654D1" w:rsidP="007654D1">
      <w:pPr>
        <w:pStyle w:val="NormalWeb"/>
      </w:pPr>
      <w:r>
        <w:t xml:space="preserve">The Java if-else statement also tests the condition. It executes the </w:t>
      </w:r>
      <w:r>
        <w:rPr>
          <w:rStyle w:val="Emphasis"/>
        </w:rPr>
        <w:t>if block</w:t>
      </w:r>
      <w:r>
        <w:t xml:space="preserve"> if condition is true otherwise </w:t>
      </w:r>
      <w:r>
        <w:rPr>
          <w:rStyle w:val="Emphasis"/>
        </w:rPr>
        <w:t>else block</w:t>
      </w:r>
      <w:r>
        <w:t xml:space="preserve"> is executed.</w:t>
      </w:r>
    </w:p>
    <w:p w:rsidR="007654D1" w:rsidRDefault="007654D1" w:rsidP="007654D1">
      <w:pPr>
        <w:pStyle w:val="NormalWeb"/>
      </w:pPr>
      <w:r>
        <w:rPr>
          <w:rStyle w:val="Strong"/>
        </w:rPr>
        <w:t>Syntax:</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if</w:t>
      </w:r>
      <w:r w:rsidRPr="007654D1">
        <w:rPr>
          <w:b/>
          <w:i/>
          <w:color w:val="984806" w:themeColor="accent6" w:themeShade="80"/>
        </w:rPr>
        <w:t>(condition){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if condition is true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w:t>
      </w:r>
      <w:r w:rsidRPr="007654D1">
        <w:rPr>
          <w:rStyle w:val="keyword"/>
          <w:b/>
          <w:i/>
          <w:color w:val="984806" w:themeColor="accent6" w:themeShade="80"/>
        </w:rPr>
        <w:t>else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if condition is false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Pr="007654D1" w:rsidRDefault="007654D1" w:rsidP="007654D1">
      <w:pPr>
        <w:spacing w:before="100" w:beforeAutospacing="1" w:after="100" w:afterAutospacing="1" w:line="240" w:lineRule="auto"/>
        <w:rPr>
          <w:rFonts w:ascii="Times New Roman" w:eastAsia="Times New Roman" w:hAnsi="Times New Roman" w:cs="Times New Roman"/>
          <w:sz w:val="24"/>
          <w:szCs w:val="24"/>
        </w:rPr>
      </w:pPr>
      <w:r w:rsidRPr="007654D1">
        <w:rPr>
          <w:rFonts w:ascii="Times New Roman" w:eastAsia="Times New Roman" w:hAnsi="Times New Roman" w:cs="Times New Roman"/>
          <w:b/>
          <w:bCs/>
          <w:sz w:val="24"/>
          <w:szCs w:val="24"/>
        </w:rPr>
        <w:t>Example:</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public class IfElseExample {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public static void main(String[] args) {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int number=13;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if(number%2==0){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System.out.println("even number");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System.out.println("odd number");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lastRenderedPageBreak/>
        <w:t>}  </w:t>
      </w:r>
    </w:p>
    <w:p w:rsidR="007654D1" w:rsidRPr="007654D1" w:rsidRDefault="007654D1" w:rsidP="00CC3EE6">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w:t>
      </w:r>
    </w:p>
    <w:p w:rsidR="007654D1" w:rsidRDefault="007654D1" w:rsidP="007654D1">
      <w:pPr>
        <w:pStyle w:val="Heading2"/>
      </w:pPr>
      <w:r>
        <w:t>Java IF-else-if ladder Statement</w:t>
      </w:r>
    </w:p>
    <w:p w:rsidR="007654D1" w:rsidRDefault="007654D1" w:rsidP="007654D1">
      <w:pPr>
        <w:pStyle w:val="NormalWeb"/>
      </w:pPr>
      <w:r>
        <w:t>The if-else-if ladder statement executes one condition from multiple statements.</w:t>
      </w:r>
    </w:p>
    <w:p w:rsidR="007654D1" w:rsidRDefault="007654D1" w:rsidP="007654D1">
      <w:pPr>
        <w:pStyle w:val="NormalWeb"/>
      </w:pPr>
      <w:r>
        <w:rPr>
          <w:rStyle w:val="Strong"/>
        </w:rPr>
        <w:t>Syntax:</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if</w:t>
      </w:r>
      <w:r w:rsidRPr="007654D1">
        <w:rPr>
          <w:b/>
          <w:i/>
          <w:color w:val="984806" w:themeColor="accent6" w:themeShade="80"/>
        </w:rPr>
        <w:t>(condition1){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to be executed if condition1 is true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w:t>
      </w:r>
      <w:r w:rsidRPr="007654D1">
        <w:rPr>
          <w:rStyle w:val="keyword"/>
          <w:b/>
          <w:i/>
          <w:color w:val="984806" w:themeColor="accent6" w:themeShade="80"/>
        </w:rPr>
        <w:t>else</w:t>
      </w:r>
      <w:r w:rsidRPr="007654D1">
        <w:rPr>
          <w:b/>
          <w:i/>
          <w:color w:val="984806" w:themeColor="accent6" w:themeShade="80"/>
        </w:rPr>
        <w:t> </w:t>
      </w:r>
      <w:r w:rsidRPr="007654D1">
        <w:rPr>
          <w:rStyle w:val="keyword"/>
          <w:b/>
          <w:i/>
          <w:color w:val="984806" w:themeColor="accent6" w:themeShade="80"/>
        </w:rPr>
        <w:t>if</w:t>
      </w:r>
      <w:r w:rsidRPr="007654D1">
        <w:rPr>
          <w:b/>
          <w:i/>
          <w:color w:val="984806" w:themeColor="accent6" w:themeShade="80"/>
        </w:rPr>
        <w:t>(condition2){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to be executed if condition2 is true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else</w:t>
      </w:r>
      <w:r w:rsidRPr="007654D1">
        <w:rPr>
          <w:b/>
          <w:i/>
          <w:color w:val="984806" w:themeColor="accent6" w:themeShade="80"/>
        </w:rPr>
        <w:t> </w:t>
      </w:r>
      <w:r w:rsidRPr="007654D1">
        <w:rPr>
          <w:rStyle w:val="keyword"/>
          <w:b/>
          <w:i/>
          <w:color w:val="984806" w:themeColor="accent6" w:themeShade="80"/>
        </w:rPr>
        <w:t>if</w:t>
      </w:r>
      <w:r w:rsidRPr="007654D1">
        <w:rPr>
          <w:b/>
          <w:i/>
          <w:color w:val="984806" w:themeColor="accent6" w:themeShade="80"/>
        </w:rPr>
        <w:t>(condition3){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to be executed if condition3 is true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else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rStyle w:val="comment"/>
          <w:b/>
          <w:i/>
          <w:color w:val="984806" w:themeColor="accent6" w:themeShade="80"/>
        </w:rPr>
        <w:t>//code to be executed if all the conditions are false</w:t>
      </w:r>
      <w:r w:rsidRPr="007654D1">
        <w:rPr>
          <w:b/>
          <w:i/>
          <w:color w:val="984806" w:themeColor="accent6" w:themeShade="80"/>
        </w:rPr>
        <w:t>  </w:t>
      </w:r>
    </w:p>
    <w:p w:rsidR="007654D1" w:rsidRPr="007654D1" w:rsidRDefault="007654D1" w:rsidP="00CC3EE6">
      <w:pPr>
        <w:shd w:val="clear" w:color="auto" w:fill="FABF8F" w:themeFill="accent6" w:themeFillTint="99"/>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Default="007654D1" w:rsidP="007654D1">
      <w:r w:rsidRPr="007654D1">
        <w:rPr>
          <w:b/>
        </w:rPr>
        <w:t>Example</w:t>
      </w:r>
      <w:r>
        <w:t>:</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public class IfElseIfExample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public static void main(String[] args)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int marks=65;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if(marks&lt;50){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System.out.println("fail");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if(marks&gt;=50 &amp;&amp; marks&lt;60){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lastRenderedPageBreak/>
        <w:t>        System.out.println("D grade");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if(marks&gt;=60 &amp;&amp; marks&lt;70){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System.out.println("C grade");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if(marks&gt;=70 &amp;&amp; marks&lt;80){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System.out.println("B grade");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if(marks&gt;=80 &amp;&amp; marks&lt;90){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System.out.println("A grade");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if(marks&gt;=90 &amp;&amp; marks&lt;100){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System.out.println("A+ grade");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}else{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System.out.println("Invalid!");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w:t>
      </w:r>
    </w:p>
    <w:p w:rsidR="007654D1" w:rsidRPr="007654D1" w:rsidRDefault="007654D1" w:rsidP="002E349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7654D1">
        <w:rPr>
          <w:rFonts w:ascii="Times New Roman" w:eastAsia="Times New Roman" w:hAnsi="Times New Roman" w:cs="Times New Roman"/>
          <w:b/>
          <w:i/>
          <w:color w:val="984806" w:themeColor="accent6" w:themeShade="80"/>
          <w:sz w:val="24"/>
          <w:szCs w:val="24"/>
        </w:rPr>
        <w:t>}  </w:t>
      </w:r>
    </w:p>
    <w:p w:rsidR="007654D1" w:rsidRDefault="007654D1" w:rsidP="007654D1">
      <w:pPr>
        <w:pStyle w:val="Heading1"/>
      </w:pPr>
      <w:r>
        <w:t>Java Switch Statement</w:t>
      </w:r>
    </w:p>
    <w:p w:rsidR="007654D1" w:rsidRDefault="007654D1" w:rsidP="007654D1">
      <w:pPr>
        <w:pStyle w:val="NormalWeb"/>
      </w:pPr>
      <w:r>
        <w:t xml:space="preserve">The Java </w:t>
      </w:r>
      <w:r>
        <w:rPr>
          <w:rStyle w:val="Emphasis"/>
        </w:rPr>
        <w:t>switch statement</w:t>
      </w:r>
      <w:r>
        <w:t xml:space="preserve"> executes one statement from multiple conditions. It is like if-else-if ladder statement.</w:t>
      </w:r>
    </w:p>
    <w:p w:rsidR="007654D1" w:rsidRDefault="007654D1" w:rsidP="007654D1">
      <w:pPr>
        <w:pStyle w:val="NormalWeb"/>
      </w:pPr>
      <w:r>
        <w:rPr>
          <w:rStyle w:val="Strong"/>
        </w:rPr>
        <w:t>Syntax:</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switch</w:t>
      </w:r>
      <w:r w:rsidRPr="007654D1">
        <w:rPr>
          <w:b/>
          <w:i/>
          <w:color w:val="984806" w:themeColor="accent6" w:themeShade="80"/>
        </w:rPr>
        <w:t>(expression){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case</w:t>
      </w:r>
      <w:r w:rsidRPr="007654D1">
        <w:rPr>
          <w:b/>
          <w:i/>
          <w:color w:val="984806" w:themeColor="accent6" w:themeShade="80"/>
        </w:rPr>
        <w:t> value1: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w:t>
      </w:r>
      <w:r w:rsidRPr="007654D1">
        <w:rPr>
          <w:rStyle w:val="comment"/>
          <w:b/>
          <w:i/>
          <w:color w:val="984806" w:themeColor="accent6" w:themeShade="80"/>
        </w:rPr>
        <w:t>//code to be executed;  </w:t>
      </w: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w:t>
      </w:r>
      <w:r w:rsidRPr="007654D1">
        <w:rPr>
          <w:rStyle w:val="keyword"/>
          <w:b/>
          <w:i/>
          <w:color w:val="984806" w:themeColor="accent6" w:themeShade="80"/>
        </w:rPr>
        <w:t>break</w:t>
      </w:r>
      <w:r w:rsidRPr="007654D1">
        <w:rPr>
          <w:b/>
          <w:i/>
          <w:color w:val="984806" w:themeColor="accent6" w:themeShade="80"/>
        </w:rPr>
        <w:t>;  </w:t>
      </w:r>
      <w:r w:rsidRPr="007654D1">
        <w:rPr>
          <w:rStyle w:val="comment"/>
          <w:b/>
          <w:i/>
          <w:color w:val="984806" w:themeColor="accent6" w:themeShade="80"/>
        </w:rPr>
        <w:t>//optional</w:t>
      </w: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case</w:t>
      </w:r>
      <w:r w:rsidRPr="007654D1">
        <w:rPr>
          <w:b/>
          <w:i/>
          <w:color w:val="984806" w:themeColor="accent6" w:themeShade="80"/>
        </w:rPr>
        <w:t> value2: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lastRenderedPageBreak/>
        <w:t> </w:t>
      </w:r>
      <w:r w:rsidRPr="007654D1">
        <w:rPr>
          <w:rStyle w:val="comment"/>
          <w:b/>
          <w:i/>
          <w:color w:val="984806" w:themeColor="accent6" w:themeShade="80"/>
        </w:rPr>
        <w:t>//code to be executed;  </w:t>
      </w: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w:t>
      </w:r>
      <w:r w:rsidRPr="007654D1">
        <w:rPr>
          <w:rStyle w:val="keyword"/>
          <w:b/>
          <w:i/>
          <w:color w:val="984806" w:themeColor="accent6" w:themeShade="80"/>
        </w:rPr>
        <w:t>break</w:t>
      </w:r>
      <w:r w:rsidRPr="007654D1">
        <w:rPr>
          <w:b/>
          <w:i/>
          <w:color w:val="984806" w:themeColor="accent6" w:themeShade="80"/>
        </w:rPr>
        <w:t>;  </w:t>
      </w:r>
      <w:r w:rsidRPr="007654D1">
        <w:rPr>
          <w:rStyle w:val="comment"/>
          <w:b/>
          <w:i/>
          <w:color w:val="984806" w:themeColor="accent6" w:themeShade="80"/>
        </w:rPr>
        <w:t>//optional</w:t>
      </w: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rStyle w:val="keyword"/>
          <w:b/>
          <w:i/>
          <w:color w:val="984806" w:themeColor="accent6" w:themeShade="80"/>
        </w:rPr>
        <w:t>default</w:t>
      </w:r>
      <w:r w:rsidRPr="007654D1">
        <w:rPr>
          <w:b/>
          <w:i/>
          <w:color w:val="984806" w:themeColor="accent6" w:themeShade="80"/>
        </w:rPr>
        <w:t>: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code to be executed </w:t>
      </w:r>
      <w:r w:rsidRPr="007654D1">
        <w:rPr>
          <w:rStyle w:val="keyword"/>
          <w:b/>
          <w:i/>
          <w:color w:val="984806" w:themeColor="accent6" w:themeShade="80"/>
        </w:rPr>
        <w:t>if</w:t>
      </w:r>
      <w:r w:rsidRPr="007654D1">
        <w:rPr>
          <w:b/>
          <w:i/>
          <w:color w:val="984806" w:themeColor="accent6" w:themeShade="80"/>
        </w:rPr>
        <w:t> all cases are not matched;    </w:t>
      </w:r>
    </w:p>
    <w:p w:rsidR="007654D1" w:rsidRPr="007654D1" w:rsidRDefault="007654D1" w:rsidP="002E3493">
      <w:pPr>
        <w:shd w:val="clear" w:color="auto" w:fill="FBD4B4" w:themeFill="accent6" w:themeFillTint="66"/>
        <w:spacing w:before="100" w:beforeAutospacing="1" w:after="100" w:afterAutospacing="1" w:line="240" w:lineRule="auto"/>
        <w:ind w:left="360"/>
        <w:rPr>
          <w:b/>
          <w:i/>
          <w:color w:val="984806" w:themeColor="accent6" w:themeShade="80"/>
        </w:rPr>
      </w:pPr>
      <w:r w:rsidRPr="007654D1">
        <w:rPr>
          <w:b/>
          <w:i/>
          <w:color w:val="984806" w:themeColor="accent6" w:themeShade="80"/>
        </w:rPr>
        <w:t>}    </w:t>
      </w:r>
    </w:p>
    <w:p w:rsidR="003E4DB3" w:rsidRPr="003E4DB3" w:rsidRDefault="003E4DB3" w:rsidP="003E4DB3">
      <w:pPr>
        <w:spacing w:before="100" w:beforeAutospacing="1" w:after="100" w:afterAutospacing="1" w:line="240" w:lineRule="auto"/>
        <w:rPr>
          <w:rFonts w:ascii="Times New Roman" w:eastAsia="Times New Roman" w:hAnsi="Times New Roman" w:cs="Times New Roman"/>
          <w:sz w:val="24"/>
          <w:szCs w:val="24"/>
        </w:rPr>
      </w:pPr>
      <w:r w:rsidRPr="003E4DB3">
        <w:rPr>
          <w:rFonts w:ascii="Times New Roman" w:eastAsia="Times New Roman" w:hAnsi="Times New Roman" w:cs="Times New Roman"/>
          <w:b/>
          <w:bCs/>
          <w:sz w:val="24"/>
          <w:szCs w:val="24"/>
        </w:rPr>
        <w:t>Example:</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public class SwitchExample {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public static void main(String[] args) {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int number=20;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switch(number){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case 10: System.out.println("10");break;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case 20: System.out.println("20");break;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case 30: System.out.println("30");break;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default:System.out.println("Not in 10, 20 or 30");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w:t>
      </w:r>
    </w:p>
    <w:p w:rsidR="003E4DB3" w:rsidRPr="003E4DB3" w:rsidRDefault="003E4DB3" w:rsidP="00B75888">
      <w:pPr>
        <w:shd w:val="clear" w:color="auto" w:fill="D6E3BC" w:themeFill="accent3" w:themeFillTint="66"/>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E4DB3">
        <w:rPr>
          <w:rFonts w:ascii="Times New Roman" w:eastAsia="Times New Roman" w:hAnsi="Times New Roman" w:cs="Times New Roman"/>
          <w:b/>
          <w:i/>
          <w:color w:val="984806" w:themeColor="accent6" w:themeShade="80"/>
          <w:sz w:val="24"/>
          <w:szCs w:val="24"/>
        </w:rPr>
        <w:t>}  </w:t>
      </w:r>
    </w:p>
    <w:p w:rsidR="0026343C" w:rsidRDefault="0026343C" w:rsidP="0026343C">
      <w:pPr>
        <w:pStyle w:val="Heading2"/>
      </w:pPr>
      <w:r>
        <w:t>Java Switch Statement is fall-through</w:t>
      </w:r>
    </w:p>
    <w:p w:rsidR="0026343C" w:rsidRDefault="0026343C" w:rsidP="0026343C">
      <w:pPr>
        <w:pStyle w:val="NormalWeb"/>
      </w:pPr>
      <w:r>
        <w:t>The java switch statement is fall-through. It means it executes all statement after first match if break statement is not used with switch cases.</w:t>
      </w:r>
    </w:p>
    <w:p w:rsidR="0026343C" w:rsidRDefault="0026343C" w:rsidP="0026343C">
      <w:pPr>
        <w:pStyle w:val="NormalWeb"/>
      </w:pPr>
      <w:r>
        <w:rPr>
          <w:rStyle w:val="Strong"/>
        </w:rPr>
        <w:t>Example:</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rStyle w:val="keyword"/>
          <w:b/>
          <w:i/>
          <w:color w:val="984806" w:themeColor="accent6" w:themeShade="80"/>
        </w:rPr>
        <w:t>public</w:t>
      </w:r>
      <w:r w:rsidRPr="0026343C">
        <w:rPr>
          <w:b/>
          <w:i/>
          <w:color w:val="984806" w:themeColor="accent6" w:themeShade="80"/>
        </w:rPr>
        <w:t> </w:t>
      </w:r>
      <w:r w:rsidRPr="0026343C">
        <w:rPr>
          <w:rStyle w:val="keyword"/>
          <w:b/>
          <w:i/>
          <w:color w:val="984806" w:themeColor="accent6" w:themeShade="80"/>
        </w:rPr>
        <w:t>class</w:t>
      </w:r>
      <w:r w:rsidRPr="0026343C">
        <w:rPr>
          <w:b/>
          <w:i/>
          <w:color w:val="984806" w:themeColor="accent6" w:themeShade="80"/>
        </w:rPr>
        <w:t> SwitchExample2 {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rStyle w:val="keyword"/>
          <w:b/>
          <w:i/>
          <w:color w:val="984806" w:themeColor="accent6" w:themeShade="80"/>
        </w:rPr>
        <w:t>public</w:t>
      </w:r>
      <w:r w:rsidRPr="0026343C">
        <w:rPr>
          <w:b/>
          <w:i/>
          <w:color w:val="984806" w:themeColor="accent6" w:themeShade="80"/>
        </w:rPr>
        <w:t> </w:t>
      </w:r>
      <w:r w:rsidRPr="0026343C">
        <w:rPr>
          <w:rStyle w:val="keyword"/>
          <w:b/>
          <w:i/>
          <w:color w:val="984806" w:themeColor="accent6" w:themeShade="80"/>
        </w:rPr>
        <w:t>static</w:t>
      </w:r>
      <w:r w:rsidRPr="0026343C">
        <w:rPr>
          <w:b/>
          <w:i/>
          <w:color w:val="984806" w:themeColor="accent6" w:themeShade="80"/>
        </w:rPr>
        <w:t> </w:t>
      </w:r>
      <w:r w:rsidRPr="0026343C">
        <w:rPr>
          <w:rStyle w:val="keyword"/>
          <w:b/>
          <w:i/>
          <w:color w:val="984806" w:themeColor="accent6" w:themeShade="80"/>
        </w:rPr>
        <w:t>void</w:t>
      </w:r>
      <w:r w:rsidRPr="0026343C">
        <w:rPr>
          <w:b/>
          <w:i/>
          <w:color w:val="984806" w:themeColor="accent6" w:themeShade="80"/>
        </w:rPr>
        <w:t> main(String[] args) {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r w:rsidRPr="0026343C">
        <w:rPr>
          <w:rStyle w:val="keyword"/>
          <w:b/>
          <w:i/>
          <w:color w:val="984806" w:themeColor="accent6" w:themeShade="80"/>
        </w:rPr>
        <w:t>int</w:t>
      </w:r>
      <w:r w:rsidRPr="0026343C">
        <w:rPr>
          <w:b/>
          <w:i/>
          <w:color w:val="984806" w:themeColor="accent6" w:themeShade="80"/>
        </w:rPr>
        <w:t> number=</w:t>
      </w:r>
      <w:r w:rsidRPr="0026343C">
        <w:rPr>
          <w:rStyle w:val="number"/>
          <w:b/>
          <w:i/>
          <w:color w:val="984806" w:themeColor="accent6" w:themeShade="80"/>
        </w:rPr>
        <w:t>20</w:t>
      </w:r>
      <w:r w:rsidRPr="0026343C">
        <w:rPr>
          <w:b/>
          <w:i/>
          <w:color w:val="984806" w:themeColor="accent6" w:themeShade="80"/>
        </w:rPr>
        <w:t>;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lastRenderedPageBreak/>
        <w:t>    </w:t>
      </w:r>
      <w:r w:rsidRPr="0026343C">
        <w:rPr>
          <w:rStyle w:val="keyword"/>
          <w:b/>
          <w:i/>
          <w:color w:val="984806" w:themeColor="accent6" w:themeShade="80"/>
        </w:rPr>
        <w:t>switch</w:t>
      </w:r>
      <w:r w:rsidRPr="0026343C">
        <w:rPr>
          <w:b/>
          <w:i/>
          <w:color w:val="984806" w:themeColor="accent6" w:themeShade="80"/>
        </w:rPr>
        <w:t>(number){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r w:rsidRPr="0026343C">
        <w:rPr>
          <w:rStyle w:val="keyword"/>
          <w:b/>
          <w:i/>
          <w:color w:val="984806" w:themeColor="accent6" w:themeShade="80"/>
        </w:rPr>
        <w:t>case</w:t>
      </w:r>
      <w:r w:rsidRPr="0026343C">
        <w:rPr>
          <w:b/>
          <w:i/>
          <w:color w:val="984806" w:themeColor="accent6" w:themeShade="80"/>
        </w:rPr>
        <w:t> </w:t>
      </w:r>
      <w:r w:rsidRPr="0026343C">
        <w:rPr>
          <w:rStyle w:val="number"/>
          <w:b/>
          <w:i/>
          <w:color w:val="984806" w:themeColor="accent6" w:themeShade="80"/>
        </w:rPr>
        <w:t>10</w:t>
      </w:r>
      <w:r w:rsidRPr="0026343C">
        <w:rPr>
          <w:b/>
          <w:i/>
          <w:color w:val="984806" w:themeColor="accent6" w:themeShade="80"/>
        </w:rPr>
        <w:t>: System.out.println(</w:t>
      </w:r>
      <w:r w:rsidRPr="0026343C">
        <w:rPr>
          <w:rStyle w:val="string"/>
          <w:b/>
          <w:i/>
          <w:color w:val="984806" w:themeColor="accent6" w:themeShade="80"/>
        </w:rPr>
        <w:t>"10"</w:t>
      </w:r>
      <w:r w:rsidRPr="0026343C">
        <w:rPr>
          <w:b/>
          <w:i/>
          <w:color w:val="984806" w:themeColor="accent6" w:themeShade="80"/>
        </w:rPr>
        <w:t>);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r w:rsidRPr="0026343C">
        <w:rPr>
          <w:rStyle w:val="keyword"/>
          <w:b/>
          <w:i/>
          <w:color w:val="984806" w:themeColor="accent6" w:themeShade="80"/>
        </w:rPr>
        <w:t>case</w:t>
      </w:r>
      <w:r w:rsidRPr="0026343C">
        <w:rPr>
          <w:b/>
          <w:i/>
          <w:color w:val="984806" w:themeColor="accent6" w:themeShade="80"/>
        </w:rPr>
        <w:t> </w:t>
      </w:r>
      <w:r w:rsidRPr="0026343C">
        <w:rPr>
          <w:rStyle w:val="number"/>
          <w:b/>
          <w:i/>
          <w:color w:val="984806" w:themeColor="accent6" w:themeShade="80"/>
        </w:rPr>
        <w:t>20</w:t>
      </w:r>
      <w:r w:rsidRPr="0026343C">
        <w:rPr>
          <w:b/>
          <w:i/>
          <w:color w:val="984806" w:themeColor="accent6" w:themeShade="80"/>
        </w:rPr>
        <w:t>: System.out.println(</w:t>
      </w:r>
      <w:r w:rsidRPr="0026343C">
        <w:rPr>
          <w:rStyle w:val="string"/>
          <w:b/>
          <w:i/>
          <w:color w:val="984806" w:themeColor="accent6" w:themeShade="80"/>
        </w:rPr>
        <w:t>"20"</w:t>
      </w:r>
      <w:r w:rsidRPr="0026343C">
        <w:rPr>
          <w:b/>
          <w:i/>
          <w:color w:val="984806" w:themeColor="accent6" w:themeShade="80"/>
        </w:rPr>
        <w:t>);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r w:rsidRPr="0026343C">
        <w:rPr>
          <w:rStyle w:val="keyword"/>
          <w:b/>
          <w:i/>
          <w:color w:val="984806" w:themeColor="accent6" w:themeShade="80"/>
        </w:rPr>
        <w:t>case</w:t>
      </w:r>
      <w:r w:rsidRPr="0026343C">
        <w:rPr>
          <w:b/>
          <w:i/>
          <w:color w:val="984806" w:themeColor="accent6" w:themeShade="80"/>
        </w:rPr>
        <w:t> </w:t>
      </w:r>
      <w:r w:rsidRPr="0026343C">
        <w:rPr>
          <w:rStyle w:val="number"/>
          <w:b/>
          <w:i/>
          <w:color w:val="984806" w:themeColor="accent6" w:themeShade="80"/>
        </w:rPr>
        <w:t>30</w:t>
      </w:r>
      <w:r w:rsidRPr="0026343C">
        <w:rPr>
          <w:b/>
          <w:i/>
          <w:color w:val="984806" w:themeColor="accent6" w:themeShade="80"/>
        </w:rPr>
        <w:t>: System.out.println(</w:t>
      </w:r>
      <w:r w:rsidRPr="0026343C">
        <w:rPr>
          <w:rStyle w:val="string"/>
          <w:b/>
          <w:i/>
          <w:color w:val="984806" w:themeColor="accent6" w:themeShade="80"/>
        </w:rPr>
        <w:t>"30"</w:t>
      </w:r>
      <w:r w:rsidRPr="0026343C">
        <w:rPr>
          <w:b/>
          <w:i/>
          <w:color w:val="984806" w:themeColor="accent6" w:themeShade="80"/>
        </w:rPr>
        <w:t>);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r w:rsidRPr="0026343C">
        <w:rPr>
          <w:rStyle w:val="keyword"/>
          <w:b/>
          <w:i/>
          <w:color w:val="984806" w:themeColor="accent6" w:themeShade="80"/>
        </w:rPr>
        <w:t>default</w:t>
      </w:r>
      <w:r w:rsidRPr="0026343C">
        <w:rPr>
          <w:b/>
          <w:i/>
          <w:color w:val="984806" w:themeColor="accent6" w:themeShade="80"/>
        </w:rPr>
        <w:t>:System.out.println(</w:t>
      </w:r>
      <w:r w:rsidRPr="0026343C">
        <w:rPr>
          <w:rStyle w:val="string"/>
          <w:b/>
          <w:i/>
          <w:color w:val="984806" w:themeColor="accent6" w:themeShade="80"/>
        </w:rPr>
        <w:t>"Not in 10, 20 or 30"</w:t>
      </w:r>
      <w:r w:rsidRPr="0026343C">
        <w:rPr>
          <w:b/>
          <w:i/>
          <w:color w:val="984806" w:themeColor="accent6" w:themeShade="80"/>
        </w:rPr>
        <w:t>);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p>
    <w:p w:rsidR="0026343C" w:rsidRPr="0026343C" w:rsidRDefault="0026343C" w:rsidP="0026343C">
      <w:pPr>
        <w:shd w:val="clear" w:color="auto" w:fill="C2D69B" w:themeFill="accent3" w:themeFillTint="99"/>
        <w:spacing w:before="100" w:beforeAutospacing="1" w:after="100" w:afterAutospacing="1" w:line="240" w:lineRule="auto"/>
        <w:ind w:left="360"/>
        <w:rPr>
          <w:b/>
          <w:i/>
          <w:color w:val="984806" w:themeColor="accent6" w:themeShade="80"/>
        </w:rPr>
      </w:pPr>
      <w:r w:rsidRPr="0026343C">
        <w:rPr>
          <w:b/>
          <w:i/>
          <w:color w:val="984806" w:themeColor="accent6" w:themeShade="80"/>
        </w:rPr>
        <w:t>}  </w:t>
      </w:r>
    </w:p>
    <w:p w:rsidR="007654D1" w:rsidRDefault="007654D1" w:rsidP="007654D1"/>
    <w:p w:rsidR="00BE64E5" w:rsidRDefault="00BE64E5" w:rsidP="007654D1"/>
    <w:p w:rsidR="00BE64E5" w:rsidRDefault="00BE64E5" w:rsidP="007654D1"/>
    <w:p w:rsidR="00BE64E5" w:rsidRDefault="00BE64E5" w:rsidP="007654D1"/>
    <w:p w:rsidR="005D4DF9" w:rsidRDefault="005D4DF9" w:rsidP="005D4DF9">
      <w:pPr>
        <w:pStyle w:val="Heading1"/>
      </w:pPr>
    </w:p>
    <w:p w:rsidR="00BE64E5" w:rsidRDefault="00BE64E5" w:rsidP="005D4DF9">
      <w:pPr>
        <w:pStyle w:val="Heading1"/>
        <w:jc w:val="center"/>
      </w:pPr>
      <w:r>
        <w:t xml:space="preserve">CHAPTER </w:t>
      </w:r>
      <w:r w:rsidR="005D4DF9">
        <w:t xml:space="preserve">5 </w:t>
      </w:r>
      <w:r>
        <w:t>- Java For Loop</w:t>
      </w:r>
    </w:p>
    <w:p w:rsidR="00BE64E5" w:rsidRDefault="00BE64E5" w:rsidP="00BE64E5">
      <w:pPr>
        <w:pStyle w:val="NormalWeb"/>
      </w:pPr>
      <w:r>
        <w:t xml:space="preserve">The Java </w:t>
      </w:r>
      <w:r>
        <w:rPr>
          <w:rStyle w:val="Emphasis"/>
        </w:rPr>
        <w:t>for loop</w:t>
      </w:r>
      <w:r>
        <w:t xml:space="preserve"> is used to iterate a part of the program several times. If the number of iteration is fixed, it is recommended to use for loop.</w:t>
      </w:r>
    </w:p>
    <w:p w:rsidR="00BE64E5" w:rsidRDefault="00BE64E5" w:rsidP="00BE64E5">
      <w:pPr>
        <w:pStyle w:val="NormalWeb"/>
      </w:pPr>
      <w:r>
        <w:t>There are three types of for loop in java.</w:t>
      </w:r>
    </w:p>
    <w:p w:rsidR="00BE64E5" w:rsidRDefault="00BE64E5" w:rsidP="00E41415">
      <w:pPr>
        <w:numPr>
          <w:ilvl w:val="0"/>
          <w:numId w:val="25"/>
        </w:numPr>
        <w:spacing w:before="100" w:beforeAutospacing="1" w:after="100" w:afterAutospacing="1" w:line="240" w:lineRule="auto"/>
      </w:pPr>
      <w:r>
        <w:t>Simple For Loop</w:t>
      </w:r>
    </w:p>
    <w:p w:rsidR="00BE64E5" w:rsidRDefault="00BE64E5" w:rsidP="00E41415">
      <w:pPr>
        <w:numPr>
          <w:ilvl w:val="0"/>
          <w:numId w:val="25"/>
        </w:numPr>
        <w:spacing w:before="100" w:beforeAutospacing="1" w:after="100" w:afterAutospacing="1" w:line="240" w:lineRule="auto"/>
      </w:pPr>
      <w:r>
        <w:t>For-each or Enhanced For Loop</w:t>
      </w:r>
    </w:p>
    <w:p w:rsidR="00BE64E5" w:rsidRDefault="00BE64E5" w:rsidP="00E41415">
      <w:pPr>
        <w:numPr>
          <w:ilvl w:val="0"/>
          <w:numId w:val="25"/>
        </w:numPr>
        <w:spacing w:before="100" w:beforeAutospacing="1" w:after="100" w:afterAutospacing="1" w:line="240" w:lineRule="auto"/>
      </w:pPr>
      <w:r>
        <w:t>Labeled For Loop</w:t>
      </w:r>
    </w:p>
    <w:p w:rsidR="00BE64E5" w:rsidRDefault="00BE64E5" w:rsidP="00BE64E5">
      <w:pPr>
        <w:pStyle w:val="Heading2"/>
      </w:pPr>
      <w:r>
        <w:t>Java Simple For Loop</w:t>
      </w:r>
    </w:p>
    <w:p w:rsidR="00BE64E5" w:rsidRDefault="00BE64E5" w:rsidP="00BE64E5">
      <w:pPr>
        <w:pStyle w:val="NormalWeb"/>
      </w:pPr>
      <w:r>
        <w:t>The simple for loop is same as C/C++. We can initialize variable, check condition and increment/decrement value.</w:t>
      </w:r>
    </w:p>
    <w:p w:rsidR="00AB081D" w:rsidRDefault="00AB081D" w:rsidP="00BE64E5">
      <w:pPr>
        <w:pStyle w:val="NormalWeb"/>
      </w:pPr>
      <w:r>
        <w:t>Syntax:</w:t>
      </w:r>
    </w:p>
    <w:p w:rsidR="00AB081D" w:rsidRPr="00AB081D" w:rsidRDefault="00AB081D" w:rsidP="00AB081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for(initialization;condition;incr/decr){  </w:t>
      </w:r>
    </w:p>
    <w:p w:rsidR="00AB081D" w:rsidRPr="00AB081D" w:rsidRDefault="00AB081D" w:rsidP="00AB081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//code to be executed  </w:t>
      </w:r>
    </w:p>
    <w:p w:rsidR="00AB081D" w:rsidRPr="00AB081D" w:rsidRDefault="00AB081D" w:rsidP="00AB081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  </w:t>
      </w:r>
    </w:p>
    <w:p w:rsidR="00AB081D" w:rsidRPr="00AB081D" w:rsidRDefault="00AB081D" w:rsidP="00AB081D">
      <w:pPr>
        <w:spacing w:before="100" w:beforeAutospacing="1" w:after="100" w:afterAutospacing="1" w:line="240" w:lineRule="auto"/>
        <w:rPr>
          <w:rFonts w:ascii="Times New Roman" w:eastAsia="Times New Roman" w:hAnsi="Times New Roman" w:cs="Times New Roman"/>
          <w:sz w:val="24"/>
          <w:szCs w:val="24"/>
        </w:rPr>
      </w:pPr>
      <w:r w:rsidRPr="00AB081D">
        <w:rPr>
          <w:rFonts w:ascii="Times New Roman" w:eastAsia="Times New Roman" w:hAnsi="Times New Roman" w:cs="Times New Roman"/>
          <w:b/>
          <w:bCs/>
          <w:sz w:val="24"/>
          <w:szCs w:val="24"/>
        </w:rPr>
        <w:lastRenderedPageBreak/>
        <w:t>Example:</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public class ForExample {  </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public static void main(String[] args) {  </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    for(int i=1;i&lt;=10;i++){  </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        System.out.println(i);  </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    }  </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  </w:t>
      </w:r>
    </w:p>
    <w:p w:rsidR="00AB081D" w:rsidRPr="00AB081D" w:rsidRDefault="00AB081D" w:rsidP="00AB081D">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AB081D">
        <w:rPr>
          <w:rFonts w:ascii="Times New Roman" w:eastAsia="Times New Roman" w:hAnsi="Times New Roman" w:cs="Times New Roman"/>
          <w:b/>
          <w:i/>
          <w:color w:val="984806" w:themeColor="accent6" w:themeShade="80"/>
          <w:sz w:val="24"/>
          <w:szCs w:val="24"/>
        </w:rPr>
        <w:t>}</w:t>
      </w:r>
    </w:p>
    <w:p w:rsidR="00AB081D" w:rsidRDefault="00AB081D" w:rsidP="00AB081D">
      <w:pPr>
        <w:pStyle w:val="Heading2"/>
      </w:pPr>
      <w:r>
        <w:t>Java For-each Loop</w:t>
      </w:r>
    </w:p>
    <w:p w:rsidR="00AB081D" w:rsidRDefault="00AB081D" w:rsidP="00AB081D">
      <w:pPr>
        <w:pStyle w:val="NormalWeb"/>
      </w:pPr>
      <w:r>
        <w:t>The for-each loop is used to traverse array or collection in java. It is easier to use than simple for loop because we don't need to increment value and use subscript notation.</w:t>
      </w:r>
    </w:p>
    <w:p w:rsidR="00AB081D" w:rsidRDefault="00AB081D" w:rsidP="00AB081D">
      <w:pPr>
        <w:pStyle w:val="NormalWeb"/>
      </w:pPr>
      <w:r>
        <w:t>It works on elements basis not index. It returns element one by one in the defined variable.</w:t>
      </w:r>
    </w:p>
    <w:p w:rsidR="00AB081D" w:rsidRDefault="00AB081D" w:rsidP="00AB081D">
      <w:pPr>
        <w:pStyle w:val="NormalWeb"/>
      </w:pPr>
      <w:r>
        <w:rPr>
          <w:rStyle w:val="Strong"/>
        </w:rPr>
        <w:t>Syntax:</w:t>
      </w:r>
    </w:p>
    <w:p w:rsidR="00AB081D" w:rsidRPr="00AB081D" w:rsidRDefault="00AB081D" w:rsidP="00AB081D">
      <w:pPr>
        <w:shd w:val="clear" w:color="auto" w:fill="FABF8F" w:themeFill="accent6" w:themeFillTint="99"/>
        <w:spacing w:before="100" w:beforeAutospacing="1" w:after="100" w:afterAutospacing="1" w:line="240" w:lineRule="auto"/>
        <w:ind w:left="360"/>
        <w:rPr>
          <w:b/>
          <w:i/>
          <w:color w:val="984806" w:themeColor="accent6" w:themeShade="80"/>
        </w:rPr>
      </w:pPr>
      <w:r w:rsidRPr="00AB081D">
        <w:rPr>
          <w:rStyle w:val="keyword"/>
          <w:b/>
          <w:i/>
          <w:color w:val="984806" w:themeColor="accent6" w:themeShade="80"/>
        </w:rPr>
        <w:t>for</w:t>
      </w:r>
      <w:r w:rsidRPr="00AB081D">
        <w:rPr>
          <w:b/>
          <w:i/>
          <w:color w:val="984806" w:themeColor="accent6" w:themeShade="80"/>
        </w:rPr>
        <w:t>(Type var:array){  </w:t>
      </w:r>
    </w:p>
    <w:p w:rsidR="00AB081D" w:rsidRPr="00AB081D" w:rsidRDefault="00AB081D" w:rsidP="00AB081D">
      <w:pPr>
        <w:shd w:val="clear" w:color="auto" w:fill="FABF8F" w:themeFill="accent6" w:themeFillTint="99"/>
        <w:spacing w:before="100" w:beforeAutospacing="1" w:after="100" w:afterAutospacing="1" w:line="240" w:lineRule="auto"/>
        <w:ind w:left="360"/>
        <w:rPr>
          <w:b/>
          <w:i/>
          <w:color w:val="984806" w:themeColor="accent6" w:themeShade="80"/>
        </w:rPr>
      </w:pPr>
      <w:r w:rsidRPr="00AB081D">
        <w:rPr>
          <w:rStyle w:val="comment"/>
          <w:b/>
          <w:i/>
          <w:color w:val="984806" w:themeColor="accent6" w:themeShade="80"/>
        </w:rPr>
        <w:t>//code to be executed</w:t>
      </w:r>
      <w:r w:rsidRPr="00AB081D">
        <w:rPr>
          <w:b/>
          <w:i/>
          <w:color w:val="984806" w:themeColor="accent6" w:themeShade="80"/>
        </w:rPr>
        <w:t>  </w:t>
      </w:r>
    </w:p>
    <w:p w:rsidR="00AB081D" w:rsidRPr="00AB081D" w:rsidRDefault="00AB081D" w:rsidP="00AB081D">
      <w:pPr>
        <w:shd w:val="clear" w:color="auto" w:fill="FABF8F" w:themeFill="accent6"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w:t>
      </w:r>
    </w:p>
    <w:p w:rsidR="00AB081D" w:rsidRDefault="00AB081D" w:rsidP="00AB081D">
      <w:pPr>
        <w:pStyle w:val="NormalWeb"/>
      </w:pPr>
      <w:r>
        <w:rPr>
          <w:rStyle w:val="Strong"/>
        </w:rPr>
        <w:t>Example:</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rStyle w:val="keyword"/>
          <w:b/>
          <w:i/>
          <w:color w:val="984806" w:themeColor="accent6" w:themeShade="80"/>
        </w:rPr>
        <w:t>public</w:t>
      </w:r>
      <w:r w:rsidRPr="00AB081D">
        <w:rPr>
          <w:b/>
          <w:i/>
          <w:color w:val="984806" w:themeColor="accent6" w:themeShade="80"/>
        </w:rPr>
        <w:t> </w:t>
      </w:r>
      <w:r w:rsidRPr="00AB081D">
        <w:rPr>
          <w:rStyle w:val="keyword"/>
          <w:b/>
          <w:i/>
          <w:color w:val="984806" w:themeColor="accent6" w:themeShade="80"/>
        </w:rPr>
        <w:t>class</w:t>
      </w:r>
      <w:r w:rsidRPr="00AB081D">
        <w:rPr>
          <w:b/>
          <w:i/>
          <w:color w:val="984806" w:themeColor="accent6" w:themeShade="80"/>
        </w:rPr>
        <w:t> ForEachExample {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rStyle w:val="keyword"/>
          <w:b/>
          <w:i/>
          <w:color w:val="984806" w:themeColor="accent6" w:themeShade="80"/>
        </w:rPr>
        <w:t>public</w:t>
      </w:r>
      <w:r w:rsidRPr="00AB081D">
        <w:rPr>
          <w:b/>
          <w:i/>
          <w:color w:val="984806" w:themeColor="accent6" w:themeShade="80"/>
        </w:rPr>
        <w:t> </w:t>
      </w:r>
      <w:r w:rsidRPr="00AB081D">
        <w:rPr>
          <w:rStyle w:val="keyword"/>
          <w:b/>
          <w:i/>
          <w:color w:val="984806" w:themeColor="accent6" w:themeShade="80"/>
        </w:rPr>
        <w:t>static</w:t>
      </w:r>
      <w:r w:rsidRPr="00AB081D">
        <w:rPr>
          <w:b/>
          <w:i/>
          <w:color w:val="984806" w:themeColor="accent6" w:themeShade="80"/>
        </w:rPr>
        <w:t> </w:t>
      </w:r>
      <w:r w:rsidRPr="00AB081D">
        <w:rPr>
          <w:rStyle w:val="keyword"/>
          <w:b/>
          <w:i/>
          <w:color w:val="984806" w:themeColor="accent6" w:themeShade="80"/>
        </w:rPr>
        <w:t>void</w:t>
      </w:r>
      <w:r w:rsidRPr="00AB081D">
        <w:rPr>
          <w:b/>
          <w:i/>
          <w:color w:val="984806" w:themeColor="accent6" w:themeShade="80"/>
        </w:rPr>
        <w:t> main(String[] args) {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w:t>
      </w:r>
      <w:r w:rsidRPr="00AB081D">
        <w:rPr>
          <w:rStyle w:val="keyword"/>
          <w:b/>
          <w:i/>
          <w:color w:val="984806" w:themeColor="accent6" w:themeShade="80"/>
        </w:rPr>
        <w:t>int</w:t>
      </w:r>
      <w:r w:rsidRPr="00AB081D">
        <w:rPr>
          <w:b/>
          <w:i/>
          <w:color w:val="984806" w:themeColor="accent6" w:themeShade="80"/>
        </w:rPr>
        <w:t> arr[]={</w:t>
      </w:r>
      <w:r w:rsidRPr="00AB081D">
        <w:rPr>
          <w:rStyle w:val="number"/>
          <w:b/>
          <w:i/>
          <w:color w:val="984806" w:themeColor="accent6" w:themeShade="80"/>
        </w:rPr>
        <w:t>12</w:t>
      </w:r>
      <w:r w:rsidRPr="00AB081D">
        <w:rPr>
          <w:b/>
          <w:i/>
          <w:color w:val="984806" w:themeColor="accent6" w:themeShade="80"/>
        </w:rPr>
        <w:t>,</w:t>
      </w:r>
      <w:r w:rsidRPr="00AB081D">
        <w:rPr>
          <w:rStyle w:val="number"/>
          <w:b/>
          <w:i/>
          <w:color w:val="984806" w:themeColor="accent6" w:themeShade="80"/>
        </w:rPr>
        <w:t>23</w:t>
      </w:r>
      <w:r w:rsidRPr="00AB081D">
        <w:rPr>
          <w:b/>
          <w:i/>
          <w:color w:val="984806" w:themeColor="accent6" w:themeShade="80"/>
        </w:rPr>
        <w:t>,</w:t>
      </w:r>
      <w:r w:rsidRPr="00AB081D">
        <w:rPr>
          <w:rStyle w:val="number"/>
          <w:b/>
          <w:i/>
          <w:color w:val="984806" w:themeColor="accent6" w:themeShade="80"/>
        </w:rPr>
        <w:t>44</w:t>
      </w:r>
      <w:r w:rsidRPr="00AB081D">
        <w:rPr>
          <w:b/>
          <w:i/>
          <w:color w:val="984806" w:themeColor="accent6" w:themeShade="80"/>
        </w:rPr>
        <w:t>,</w:t>
      </w:r>
      <w:r w:rsidRPr="00AB081D">
        <w:rPr>
          <w:rStyle w:val="number"/>
          <w:b/>
          <w:i/>
          <w:color w:val="984806" w:themeColor="accent6" w:themeShade="80"/>
        </w:rPr>
        <w:t>56</w:t>
      </w:r>
      <w:r w:rsidRPr="00AB081D">
        <w:rPr>
          <w:b/>
          <w:i/>
          <w:color w:val="984806" w:themeColor="accent6" w:themeShade="80"/>
        </w:rPr>
        <w:t>,</w:t>
      </w:r>
      <w:r w:rsidRPr="00AB081D">
        <w:rPr>
          <w:rStyle w:val="number"/>
          <w:b/>
          <w:i/>
          <w:color w:val="984806" w:themeColor="accent6" w:themeShade="80"/>
        </w:rPr>
        <w:t>78</w:t>
      </w:r>
      <w:r w:rsidRPr="00AB081D">
        <w:rPr>
          <w:b/>
          <w:i/>
          <w:color w:val="984806" w:themeColor="accent6" w:themeShade="80"/>
        </w:rPr>
        <w:t>};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w:t>
      </w:r>
      <w:r w:rsidRPr="00AB081D">
        <w:rPr>
          <w:rStyle w:val="keyword"/>
          <w:b/>
          <w:i/>
          <w:color w:val="984806" w:themeColor="accent6" w:themeShade="80"/>
        </w:rPr>
        <w:t>for</w:t>
      </w:r>
      <w:r w:rsidRPr="00AB081D">
        <w:rPr>
          <w:b/>
          <w:i/>
          <w:color w:val="984806" w:themeColor="accent6" w:themeShade="80"/>
        </w:rPr>
        <w:t>(</w:t>
      </w:r>
      <w:r w:rsidRPr="00AB081D">
        <w:rPr>
          <w:rStyle w:val="keyword"/>
          <w:b/>
          <w:i/>
          <w:color w:val="984806" w:themeColor="accent6" w:themeShade="80"/>
        </w:rPr>
        <w:t>int</w:t>
      </w:r>
      <w:r w:rsidRPr="00AB081D">
        <w:rPr>
          <w:b/>
          <w:i/>
          <w:color w:val="984806" w:themeColor="accent6" w:themeShade="80"/>
        </w:rPr>
        <w:t> i:arr){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System.out.println(i);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w:t>
      </w:r>
    </w:p>
    <w:p w:rsidR="00AB081D" w:rsidRPr="00AB081D" w:rsidRDefault="00AB081D" w:rsidP="00AB081D">
      <w:pPr>
        <w:shd w:val="clear" w:color="auto" w:fill="C2D69B" w:themeFill="accent3" w:themeFillTint="99"/>
        <w:spacing w:before="100" w:beforeAutospacing="1" w:after="100" w:afterAutospacing="1" w:line="240" w:lineRule="auto"/>
        <w:ind w:left="360"/>
        <w:rPr>
          <w:b/>
          <w:i/>
          <w:color w:val="984806" w:themeColor="accent6" w:themeShade="80"/>
        </w:rPr>
      </w:pPr>
      <w:r w:rsidRPr="00AB081D">
        <w:rPr>
          <w:b/>
          <w:i/>
          <w:color w:val="984806" w:themeColor="accent6" w:themeShade="80"/>
        </w:rPr>
        <w:t>}  </w:t>
      </w:r>
    </w:p>
    <w:p w:rsidR="00390AF2" w:rsidRDefault="00390AF2" w:rsidP="00390AF2">
      <w:pPr>
        <w:pStyle w:val="Heading2"/>
      </w:pPr>
      <w:r>
        <w:lastRenderedPageBreak/>
        <w:t>Java Labeled For Loop</w:t>
      </w:r>
    </w:p>
    <w:p w:rsidR="00390AF2" w:rsidRDefault="00390AF2" w:rsidP="00390AF2">
      <w:pPr>
        <w:pStyle w:val="NormalWeb"/>
      </w:pPr>
      <w:r>
        <w:t>We can have name of each for loop. To do so, we use label before the for loop. It is useful if we have nested for loop so that we can break/continue specific for loop.</w:t>
      </w:r>
    </w:p>
    <w:p w:rsidR="00390AF2" w:rsidRDefault="00390AF2" w:rsidP="00390AF2">
      <w:pPr>
        <w:pStyle w:val="NormalWeb"/>
      </w:pPr>
      <w:r>
        <w:t>Normally, break and continue keywords breaks/continues the inner most for loop only.</w:t>
      </w:r>
    </w:p>
    <w:p w:rsidR="00390AF2" w:rsidRDefault="00390AF2" w:rsidP="00390AF2">
      <w:pPr>
        <w:pStyle w:val="NormalWeb"/>
      </w:pPr>
      <w:r>
        <w:rPr>
          <w:rStyle w:val="Strong"/>
        </w:rPr>
        <w:t>Syntax:</w:t>
      </w:r>
    </w:p>
    <w:p w:rsidR="00390AF2" w:rsidRPr="00390AF2" w:rsidRDefault="00390AF2" w:rsidP="00390AF2">
      <w:pPr>
        <w:shd w:val="clear" w:color="auto" w:fill="FABF8F" w:themeFill="accent6" w:themeFillTint="99"/>
        <w:spacing w:before="100" w:beforeAutospacing="1" w:after="100" w:afterAutospacing="1" w:line="240" w:lineRule="auto"/>
        <w:ind w:left="360"/>
        <w:rPr>
          <w:b/>
          <w:i/>
          <w:color w:val="984806" w:themeColor="accent6" w:themeShade="80"/>
        </w:rPr>
      </w:pPr>
      <w:r w:rsidRPr="00390AF2">
        <w:rPr>
          <w:b/>
          <w:i/>
          <w:color w:val="984806" w:themeColor="accent6" w:themeShade="80"/>
        </w:rPr>
        <w:t>labelname:  </w:t>
      </w:r>
    </w:p>
    <w:p w:rsidR="00390AF2" w:rsidRPr="00390AF2" w:rsidRDefault="00390AF2" w:rsidP="00390AF2">
      <w:pPr>
        <w:shd w:val="clear" w:color="auto" w:fill="FABF8F" w:themeFill="accent6" w:themeFillTint="99"/>
        <w:spacing w:before="100" w:beforeAutospacing="1" w:after="100" w:afterAutospacing="1" w:line="240" w:lineRule="auto"/>
        <w:ind w:left="360"/>
        <w:rPr>
          <w:b/>
          <w:i/>
          <w:color w:val="984806" w:themeColor="accent6" w:themeShade="80"/>
        </w:rPr>
      </w:pPr>
      <w:r w:rsidRPr="00390AF2">
        <w:rPr>
          <w:rStyle w:val="keyword"/>
          <w:b/>
          <w:i/>
          <w:color w:val="984806" w:themeColor="accent6" w:themeShade="80"/>
        </w:rPr>
        <w:t>for</w:t>
      </w:r>
      <w:r w:rsidRPr="00390AF2">
        <w:rPr>
          <w:b/>
          <w:i/>
          <w:color w:val="984806" w:themeColor="accent6" w:themeShade="80"/>
        </w:rPr>
        <w:t>(initialization;condition;incr/decr){  </w:t>
      </w:r>
    </w:p>
    <w:p w:rsidR="00390AF2" w:rsidRPr="00390AF2" w:rsidRDefault="00390AF2" w:rsidP="00390AF2">
      <w:pPr>
        <w:shd w:val="clear" w:color="auto" w:fill="FABF8F" w:themeFill="accent6" w:themeFillTint="99"/>
        <w:spacing w:before="100" w:beforeAutospacing="1" w:after="100" w:afterAutospacing="1" w:line="240" w:lineRule="auto"/>
        <w:ind w:left="360"/>
        <w:rPr>
          <w:b/>
          <w:i/>
          <w:color w:val="984806" w:themeColor="accent6" w:themeShade="80"/>
        </w:rPr>
      </w:pPr>
      <w:r w:rsidRPr="00390AF2">
        <w:rPr>
          <w:rStyle w:val="comment"/>
          <w:b/>
          <w:i/>
          <w:color w:val="984806" w:themeColor="accent6" w:themeShade="80"/>
        </w:rPr>
        <w:t>//code to be executed</w:t>
      </w:r>
      <w:r w:rsidRPr="00390AF2">
        <w:rPr>
          <w:b/>
          <w:i/>
          <w:color w:val="984806" w:themeColor="accent6" w:themeShade="80"/>
        </w:rPr>
        <w:t>  </w:t>
      </w:r>
    </w:p>
    <w:p w:rsidR="00390AF2" w:rsidRPr="00390AF2" w:rsidRDefault="00390AF2" w:rsidP="00390AF2">
      <w:pPr>
        <w:shd w:val="clear" w:color="auto" w:fill="FABF8F" w:themeFill="accent6" w:themeFillTint="99"/>
        <w:spacing w:before="100" w:beforeAutospacing="1" w:after="100" w:afterAutospacing="1" w:line="240" w:lineRule="auto"/>
        <w:ind w:left="360"/>
        <w:rPr>
          <w:b/>
          <w:i/>
          <w:color w:val="984806" w:themeColor="accent6" w:themeShade="80"/>
        </w:rPr>
      </w:pPr>
      <w:r w:rsidRPr="00390AF2">
        <w:rPr>
          <w:b/>
          <w:i/>
          <w:color w:val="984806" w:themeColor="accent6" w:themeShade="80"/>
        </w:rPr>
        <w:t>}  </w:t>
      </w:r>
    </w:p>
    <w:p w:rsidR="00387468" w:rsidRPr="00387468" w:rsidRDefault="00387468" w:rsidP="00387468">
      <w:pPr>
        <w:spacing w:before="100" w:beforeAutospacing="1" w:after="100" w:afterAutospacing="1" w:line="240" w:lineRule="auto"/>
        <w:rPr>
          <w:rFonts w:ascii="Times New Roman" w:eastAsia="Times New Roman" w:hAnsi="Times New Roman" w:cs="Times New Roman"/>
          <w:sz w:val="24"/>
          <w:szCs w:val="24"/>
        </w:rPr>
      </w:pPr>
      <w:r w:rsidRPr="00387468">
        <w:rPr>
          <w:rFonts w:ascii="Times New Roman" w:eastAsia="Times New Roman" w:hAnsi="Times New Roman" w:cs="Times New Roman"/>
          <w:b/>
          <w:bCs/>
          <w:sz w:val="24"/>
          <w:szCs w:val="24"/>
        </w:rPr>
        <w:t>Example:</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public class LabeledForExample {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public static void main(String[] args) {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aa:  </w:t>
      </w:r>
    </w:p>
    <w:p w:rsidR="00802D16"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for(int i=1;i&lt;=3;i++){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bb: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for(int j=1;j&lt;=3;j++){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if(i==2&amp;&amp;j==2){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break aa;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System.out.println(i+" "+j);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w:t>
      </w:r>
    </w:p>
    <w:p w:rsidR="00387468" w:rsidRPr="00387468" w:rsidRDefault="00387468" w:rsidP="00387468">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87468">
        <w:rPr>
          <w:rFonts w:ascii="Times New Roman" w:eastAsia="Times New Roman" w:hAnsi="Times New Roman" w:cs="Times New Roman"/>
          <w:b/>
          <w:i/>
          <w:color w:val="984806" w:themeColor="accent6" w:themeShade="80"/>
          <w:sz w:val="24"/>
          <w:szCs w:val="24"/>
        </w:rPr>
        <w:t>}  </w:t>
      </w:r>
    </w:p>
    <w:p w:rsidR="00783278" w:rsidRDefault="00783278" w:rsidP="00783278">
      <w:pPr>
        <w:pStyle w:val="Heading2"/>
      </w:pPr>
      <w:r>
        <w:lastRenderedPageBreak/>
        <w:t>Java Infinitive For Loop</w:t>
      </w:r>
    </w:p>
    <w:p w:rsidR="00783278" w:rsidRDefault="00783278" w:rsidP="00783278">
      <w:pPr>
        <w:pStyle w:val="NormalWeb"/>
      </w:pPr>
      <w:r>
        <w:t>If you use two semicolons ;; in the for loop, it will be infinitive for loop.</w:t>
      </w:r>
    </w:p>
    <w:p w:rsidR="00783278" w:rsidRDefault="00783278" w:rsidP="00783278">
      <w:pPr>
        <w:pStyle w:val="NormalWeb"/>
      </w:pPr>
      <w:r>
        <w:rPr>
          <w:rStyle w:val="Strong"/>
        </w:rPr>
        <w:t>Syntax:</w:t>
      </w:r>
    </w:p>
    <w:p w:rsidR="00783278" w:rsidRPr="00783278" w:rsidRDefault="00783278" w:rsidP="00783278">
      <w:pPr>
        <w:shd w:val="clear" w:color="auto" w:fill="FABF8F" w:themeFill="accent6" w:themeFillTint="99"/>
        <w:spacing w:before="100" w:beforeAutospacing="1" w:after="100" w:afterAutospacing="1" w:line="240" w:lineRule="auto"/>
        <w:ind w:left="360"/>
        <w:rPr>
          <w:b/>
          <w:i/>
          <w:color w:val="984806" w:themeColor="accent6" w:themeShade="80"/>
        </w:rPr>
      </w:pPr>
      <w:r w:rsidRPr="00783278">
        <w:rPr>
          <w:rStyle w:val="keyword"/>
          <w:b/>
          <w:i/>
          <w:color w:val="984806" w:themeColor="accent6" w:themeShade="80"/>
        </w:rPr>
        <w:t>for</w:t>
      </w:r>
      <w:r w:rsidRPr="00783278">
        <w:rPr>
          <w:b/>
          <w:i/>
          <w:color w:val="984806" w:themeColor="accent6" w:themeShade="80"/>
        </w:rPr>
        <w:t>(;;){  </w:t>
      </w:r>
    </w:p>
    <w:p w:rsidR="00783278" w:rsidRPr="00783278" w:rsidRDefault="00783278" w:rsidP="00783278">
      <w:pPr>
        <w:shd w:val="clear" w:color="auto" w:fill="FABF8F" w:themeFill="accent6" w:themeFillTint="99"/>
        <w:spacing w:before="100" w:beforeAutospacing="1" w:after="100" w:afterAutospacing="1" w:line="240" w:lineRule="auto"/>
        <w:ind w:left="360"/>
        <w:rPr>
          <w:b/>
          <w:i/>
          <w:color w:val="984806" w:themeColor="accent6" w:themeShade="80"/>
        </w:rPr>
      </w:pPr>
      <w:r w:rsidRPr="00783278">
        <w:rPr>
          <w:rStyle w:val="comment"/>
          <w:b/>
          <w:i/>
          <w:color w:val="984806" w:themeColor="accent6" w:themeShade="80"/>
        </w:rPr>
        <w:t>//code to be executed</w:t>
      </w:r>
      <w:r w:rsidRPr="00783278">
        <w:rPr>
          <w:b/>
          <w:i/>
          <w:color w:val="984806" w:themeColor="accent6" w:themeShade="80"/>
        </w:rPr>
        <w:t>  </w:t>
      </w:r>
    </w:p>
    <w:p w:rsidR="00783278" w:rsidRDefault="00783278" w:rsidP="00783278">
      <w:pPr>
        <w:shd w:val="clear" w:color="auto" w:fill="FABF8F" w:themeFill="accent6" w:themeFillTint="99"/>
        <w:spacing w:before="100" w:beforeAutospacing="1" w:after="100" w:afterAutospacing="1" w:line="240" w:lineRule="auto"/>
        <w:ind w:left="360"/>
      </w:pPr>
      <w:r w:rsidRPr="00783278">
        <w:rPr>
          <w:b/>
          <w:i/>
          <w:color w:val="984806" w:themeColor="accent6" w:themeShade="80"/>
        </w:rPr>
        <w:t>}  </w:t>
      </w:r>
    </w:p>
    <w:p w:rsidR="00783278" w:rsidRDefault="00783278" w:rsidP="00783278">
      <w:pPr>
        <w:pStyle w:val="NormalWeb"/>
      </w:pPr>
      <w:r>
        <w:rPr>
          <w:rStyle w:val="Strong"/>
        </w:rPr>
        <w:t>Example:</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rStyle w:val="keyword"/>
          <w:b/>
          <w:i/>
          <w:color w:val="984806" w:themeColor="accent6" w:themeShade="80"/>
        </w:rPr>
        <w:t>public</w:t>
      </w:r>
      <w:r w:rsidRPr="00783278">
        <w:rPr>
          <w:b/>
          <w:i/>
          <w:color w:val="984806" w:themeColor="accent6" w:themeShade="80"/>
        </w:rPr>
        <w:t> </w:t>
      </w:r>
      <w:r w:rsidRPr="00783278">
        <w:rPr>
          <w:rStyle w:val="keyword"/>
          <w:b/>
          <w:i/>
          <w:color w:val="984806" w:themeColor="accent6" w:themeShade="80"/>
        </w:rPr>
        <w:t>class</w:t>
      </w:r>
      <w:r w:rsidRPr="00783278">
        <w:rPr>
          <w:b/>
          <w:i/>
          <w:color w:val="984806" w:themeColor="accent6" w:themeShade="80"/>
        </w:rPr>
        <w:t> ForExample {  </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rStyle w:val="keyword"/>
          <w:b/>
          <w:i/>
          <w:color w:val="984806" w:themeColor="accent6" w:themeShade="80"/>
        </w:rPr>
        <w:t>public</w:t>
      </w:r>
      <w:r w:rsidRPr="00783278">
        <w:rPr>
          <w:b/>
          <w:i/>
          <w:color w:val="984806" w:themeColor="accent6" w:themeShade="80"/>
        </w:rPr>
        <w:t> </w:t>
      </w:r>
      <w:r w:rsidRPr="00783278">
        <w:rPr>
          <w:rStyle w:val="keyword"/>
          <w:b/>
          <w:i/>
          <w:color w:val="984806" w:themeColor="accent6" w:themeShade="80"/>
        </w:rPr>
        <w:t>static</w:t>
      </w:r>
      <w:r w:rsidRPr="00783278">
        <w:rPr>
          <w:b/>
          <w:i/>
          <w:color w:val="984806" w:themeColor="accent6" w:themeShade="80"/>
        </w:rPr>
        <w:t> </w:t>
      </w:r>
      <w:r w:rsidRPr="00783278">
        <w:rPr>
          <w:rStyle w:val="keyword"/>
          <w:b/>
          <w:i/>
          <w:color w:val="984806" w:themeColor="accent6" w:themeShade="80"/>
        </w:rPr>
        <w:t>void</w:t>
      </w:r>
      <w:r w:rsidRPr="00783278">
        <w:rPr>
          <w:b/>
          <w:i/>
          <w:color w:val="984806" w:themeColor="accent6" w:themeShade="80"/>
        </w:rPr>
        <w:t> main(String[] args) {  </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b/>
          <w:i/>
          <w:color w:val="984806" w:themeColor="accent6" w:themeShade="80"/>
        </w:rPr>
        <w:t>    </w:t>
      </w:r>
      <w:r w:rsidRPr="00783278">
        <w:rPr>
          <w:rStyle w:val="keyword"/>
          <w:b/>
          <w:i/>
          <w:color w:val="984806" w:themeColor="accent6" w:themeShade="80"/>
        </w:rPr>
        <w:t>for</w:t>
      </w:r>
      <w:r w:rsidRPr="00783278">
        <w:rPr>
          <w:b/>
          <w:i/>
          <w:color w:val="984806" w:themeColor="accent6" w:themeShade="80"/>
        </w:rPr>
        <w:t>(;;){  </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b/>
          <w:i/>
          <w:color w:val="984806" w:themeColor="accent6" w:themeShade="80"/>
        </w:rPr>
        <w:t>        System.out.println(</w:t>
      </w:r>
      <w:r w:rsidRPr="00783278">
        <w:rPr>
          <w:rStyle w:val="string"/>
          <w:b/>
          <w:i/>
          <w:color w:val="984806" w:themeColor="accent6" w:themeShade="80"/>
        </w:rPr>
        <w:t>"infinitive loop"</w:t>
      </w:r>
      <w:r w:rsidRPr="00783278">
        <w:rPr>
          <w:b/>
          <w:i/>
          <w:color w:val="984806" w:themeColor="accent6" w:themeShade="80"/>
        </w:rPr>
        <w:t>);  </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b/>
          <w:i/>
          <w:color w:val="984806" w:themeColor="accent6" w:themeShade="80"/>
        </w:rPr>
        <w:t>    }  </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b/>
          <w:i/>
          <w:color w:val="984806" w:themeColor="accent6" w:themeShade="80"/>
        </w:rPr>
        <w:t>}  </w:t>
      </w:r>
    </w:p>
    <w:p w:rsidR="00783278" w:rsidRPr="00783278" w:rsidRDefault="00783278" w:rsidP="00783278">
      <w:pPr>
        <w:shd w:val="clear" w:color="auto" w:fill="C2D69B" w:themeFill="accent3" w:themeFillTint="99"/>
        <w:spacing w:before="100" w:beforeAutospacing="1" w:after="100" w:afterAutospacing="1" w:line="240" w:lineRule="auto"/>
        <w:ind w:left="360"/>
        <w:rPr>
          <w:b/>
          <w:i/>
          <w:color w:val="984806" w:themeColor="accent6" w:themeShade="80"/>
        </w:rPr>
      </w:pPr>
      <w:r w:rsidRPr="00783278">
        <w:rPr>
          <w:b/>
          <w:i/>
          <w:color w:val="984806" w:themeColor="accent6" w:themeShade="80"/>
        </w:rPr>
        <w:t>}  </w:t>
      </w:r>
    </w:p>
    <w:p w:rsidR="00783278" w:rsidRDefault="00783278" w:rsidP="00783278">
      <w:pPr>
        <w:pStyle w:val="Heading1"/>
      </w:pPr>
      <w:r>
        <w:t>Java While Loop</w:t>
      </w:r>
    </w:p>
    <w:p w:rsidR="00783278" w:rsidRDefault="00783278" w:rsidP="00783278">
      <w:pPr>
        <w:pStyle w:val="NormalWeb"/>
      </w:pPr>
      <w:r>
        <w:t xml:space="preserve">The Java </w:t>
      </w:r>
      <w:r>
        <w:rPr>
          <w:rStyle w:val="Emphasis"/>
        </w:rPr>
        <w:t>while loop</w:t>
      </w:r>
      <w:r>
        <w:t xml:space="preserve"> is used to iterate a part of the program several times. If the number of iteration is not fixed, it is recommended to use while loop.</w:t>
      </w:r>
    </w:p>
    <w:p w:rsidR="00783278" w:rsidRDefault="00783278" w:rsidP="00783278">
      <w:pPr>
        <w:pStyle w:val="NormalWeb"/>
      </w:pPr>
      <w:r>
        <w:rPr>
          <w:rStyle w:val="Strong"/>
        </w:rPr>
        <w:t>Syntax:</w:t>
      </w:r>
    </w:p>
    <w:p w:rsidR="00783278" w:rsidRPr="00783278" w:rsidRDefault="00783278" w:rsidP="00783278">
      <w:pPr>
        <w:shd w:val="clear" w:color="auto" w:fill="FABF8F" w:themeFill="accent6" w:themeFillTint="99"/>
        <w:spacing w:before="100" w:beforeAutospacing="1" w:after="100" w:afterAutospacing="1" w:line="240" w:lineRule="auto"/>
        <w:ind w:left="360"/>
        <w:rPr>
          <w:b/>
          <w:i/>
        </w:rPr>
      </w:pPr>
      <w:r w:rsidRPr="00783278">
        <w:rPr>
          <w:rStyle w:val="keyword"/>
          <w:b/>
          <w:i/>
        </w:rPr>
        <w:t>while</w:t>
      </w:r>
      <w:r w:rsidRPr="00783278">
        <w:rPr>
          <w:b/>
          <w:i/>
        </w:rPr>
        <w:t>(condition){  </w:t>
      </w:r>
    </w:p>
    <w:p w:rsidR="00783278" w:rsidRPr="00783278" w:rsidRDefault="00783278" w:rsidP="00783278">
      <w:pPr>
        <w:shd w:val="clear" w:color="auto" w:fill="FABF8F" w:themeFill="accent6" w:themeFillTint="99"/>
        <w:spacing w:before="100" w:beforeAutospacing="1" w:after="100" w:afterAutospacing="1" w:line="240" w:lineRule="auto"/>
        <w:ind w:left="360"/>
        <w:rPr>
          <w:b/>
          <w:i/>
        </w:rPr>
      </w:pPr>
      <w:r w:rsidRPr="00783278">
        <w:rPr>
          <w:rStyle w:val="comment"/>
          <w:b/>
          <w:i/>
        </w:rPr>
        <w:t>//code to be executed</w:t>
      </w:r>
      <w:r w:rsidRPr="00783278">
        <w:rPr>
          <w:b/>
          <w:i/>
        </w:rPr>
        <w:t>  </w:t>
      </w:r>
    </w:p>
    <w:p w:rsidR="00783278" w:rsidRPr="00783278" w:rsidRDefault="00783278" w:rsidP="00783278">
      <w:pPr>
        <w:shd w:val="clear" w:color="auto" w:fill="FABF8F" w:themeFill="accent6" w:themeFillTint="99"/>
        <w:spacing w:before="100" w:beforeAutospacing="1" w:after="100" w:afterAutospacing="1" w:line="240" w:lineRule="auto"/>
        <w:ind w:left="360"/>
        <w:rPr>
          <w:b/>
          <w:i/>
        </w:rPr>
      </w:pPr>
      <w:r w:rsidRPr="00783278">
        <w:rPr>
          <w:b/>
          <w:i/>
        </w:rPr>
        <w:t>}  </w:t>
      </w:r>
    </w:p>
    <w:p w:rsidR="00112AB4" w:rsidRPr="00112AB4" w:rsidRDefault="00112AB4" w:rsidP="00112AB4">
      <w:pPr>
        <w:spacing w:before="100" w:beforeAutospacing="1" w:after="100" w:afterAutospacing="1" w:line="240" w:lineRule="auto"/>
        <w:rPr>
          <w:rFonts w:ascii="Times New Roman" w:eastAsia="Times New Roman" w:hAnsi="Times New Roman" w:cs="Times New Roman"/>
          <w:sz w:val="24"/>
          <w:szCs w:val="24"/>
        </w:rPr>
      </w:pPr>
      <w:r w:rsidRPr="00112AB4">
        <w:rPr>
          <w:rFonts w:ascii="Times New Roman" w:eastAsia="Times New Roman" w:hAnsi="Times New Roman" w:cs="Times New Roman"/>
          <w:b/>
          <w:bCs/>
          <w:sz w:val="24"/>
          <w:szCs w:val="24"/>
        </w:rPr>
        <w:t>Example:</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public class </w:t>
      </w:r>
      <w:r w:rsidRPr="00DE3745">
        <w:rPr>
          <w:rFonts w:ascii="Times New Roman" w:eastAsia="Times New Roman" w:hAnsi="Times New Roman" w:cs="Times New Roman"/>
          <w:b/>
          <w:i/>
          <w:color w:val="984806" w:themeColor="accent6" w:themeShade="80"/>
          <w:sz w:val="24"/>
          <w:szCs w:val="24"/>
        </w:rPr>
        <w:t>WhileExample</w:t>
      </w:r>
      <w:r w:rsidRPr="00112AB4">
        <w:rPr>
          <w:rFonts w:ascii="Times New Roman" w:eastAsia="Times New Roman" w:hAnsi="Times New Roman" w:cs="Times New Roman"/>
          <w:b/>
          <w:i/>
          <w:color w:val="984806" w:themeColor="accent6" w:themeShade="80"/>
          <w:sz w:val="24"/>
          <w:szCs w:val="24"/>
        </w:rPr>
        <w:t> {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public static void main(String[] args) {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    int i=1;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    while(i&lt;=10){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lastRenderedPageBreak/>
        <w:t>        System.out.println(i);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    i++;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    }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  </w:t>
      </w:r>
    </w:p>
    <w:p w:rsidR="00112AB4" w:rsidRPr="00112AB4" w:rsidRDefault="00112AB4" w:rsidP="00112AB4">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12AB4">
        <w:rPr>
          <w:rFonts w:ascii="Times New Roman" w:eastAsia="Times New Roman" w:hAnsi="Times New Roman" w:cs="Times New Roman"/>
          <w:b/>
          <w:i/>
          <w:color w:val="984806" w:themeColor="accent6" w:themeShade="80"/>
          <w:sz w:val="24"/>
          <w:szCs w:val="24"/>
        </w:rPr>
        <w:t>}  </w:t>
      </w:r>
    </w:p>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E77FF8" w:rsidRDefault="00E77FF8" w:rsidP="007654D1"/>
    <w:p w:rsidR="004860CE" w:rsidRDefault="004860CE" w:rsidP="007654D1"/>
    <w:p w:rsidR="004860CE" w:rsidRDefault="004860CE" w:rsidP="004860CE">
      <w:pPr>
        <w:pStyle w:val="Heading1"/>
        <w:jc w:val="center"/>
      </w:pPr>
      <w:r>
        <w:br w:type="page"/>
      </w:r>
      <w:r>
        <w:lastRenderedPageBreak/>
        <w:t>CHAPTER - ARRAYS</w:t>
      </w:r>
    </w:p>
    <w:p w:rsidR="004860CE" w:rsidRDefault="004860CE"/>
    <w:p w:rsidR="004860CE" w:rsidRDefault="00974C56">
      <w:r>
        <w:rPr>
          <w:rStyle w:val="Strong"/>
        </w:rPr>
        <w:t>Array</w:t>
      </w:r>
      <w:r>
        <w:t xml:space="preserve"> is a collection of similar type of data. It is fixed in size means that you can't increase the size of array at run time. It is a collection of homogeneous data elements. It stores the value on the basis of the index value.</w:t>
      </w:r>
    </w:p>
    <w:p w:rsidR="004860CE" w:rsidRDefault="004860CE"/>
    <w:p w:rsidR="004860CE" w:rsidRDefault="00974C56" w:rsidP="00CF10F5">
      <w:pPr>
        <w:jc w:val="center"/>
      </w:pPr>
      <w:r>
        <w:rPr>
          <w:noProof/>
        </w:rPr>
        <w:drawing>
          <wp:inline distT="0" distB="0" distL="0" distR="0" wp14:anchorId="51D4F478" wp14:editId="6237000B">
            <wp:extent cx="6210300" cy="1857375"/>
            <wp:effectExtent l="0" t="0" r="0" b="0"/>
            <wp:docPr id="36" name="Picture 36" descr="arra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ay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0300" cy="1857375"/>
                    </a:xfrm>
                    <a:prstGeom prst="rect">
                      <a:avLst/>
                    </a:prstGeom>
                    <a:noFill/>
                    <a:ln>
                      <a:noFill/>
                    </a:ln>
                  </pic:spPr>
                </pic:pic>
              </a:graphicData>
            </a:graphic>
          </wp:inline>
        </w:drawing>
      </w:r>
    </w:p>
    <w:p w:rsidR="00CF10F5" w:rsidRDefault="00CF10F5" w:rsidP="00CF10F5">
      <w:pPr>
        <w:pStyle w:val="Heading2"/>
      </w:pPr>
      <w:r>
        <w:t>Advantage of Array</w:t>
      </w:r>
    </w:p>
    <w:p w:rsidR="00CF10F5" w:rsidRDefault="00CF10F5" w:rsidP="00CF10F5">
      <w:pPr>
        <w:pStyle w:val="NormalWeb"/>
      </w:pPr>
      <w:r>
        <w:rPr>
          <w:rStyle w:val="Strong"/>
        </w:rPr>
        <w:t xml:space="preserve">One variable can store multiple value: </w:t>
      </w:r>
      <w:r>
        <w:t>The main advantage of the array is we can represent multiple value under the same name.</w:t>
      </w:r>
    </w:p>
    <w:p w:rsidR="00CF10F5" w:rsidRDefault="00CF10F5" w:rsidP="00CF10F5">
      <w:pPr>
        <w:pStyle w:val="NormalWeb"/>
      </w:pPr>
      <w:r>
        <w:rPr>
          <w:rStyle w:val="Strong"/>
        </w:rPr>
        <w:t xml:space="preserve">Code Optimization: </w:t>
      </w:r>
      <w:r>
        <w:t>No, need to declare a lot of variable of same type data, We can retrieve and sort data easily.</w:t>
      </w:r>
    </w:p>
    <w:p w:rsidR="00CF10F5" w:rsidRDefault="00CF10F5" w:rsidP="00CF10F5">
      <w:pPr>
        <w:pStyle w:val="NormalWeb"/>
      </w:pPr>
      <w:r>
        <w:rPr>
          <w:rStyle w:val="Strong"/>
        </w:rPr>
        <w:t xml:space="preserve">Random access: </w:t>
      </w:r>
      <w:r>
        <w:t>We can retrieve any data from array with the help of the index value.</w:t>
      </w:r>
    </w:p>
    <w:p w:rsidR="00CF10F5" w:rsidRDefault="00CF10F5" w:rsidP="00CF10F5">
      <w:pPr>
        <w:pStyle w:val="Heading2"/>
      </w:pPr>
      <w:r>
        <w:t>Disadvantage of Array</w:t>
      </w:r>
    </w:p>
    <w:p w:rsidR="00CF10F5" w:rsidRDefault="00CF10F5" w:rsidP="00CF10F5">
      <w:pPr>
        <w:pStyle w:val="NormalWeb"/>
      </w:pPr>
      <w:r>
        <w:t xml:space="preserve">The main limitation of the array is </w:t>
      </w:r>
      <w:r>
        <w:rPr>
          <w:b/>
          <w:bCs/>
        </w:rPr>
        <w:t>Size Limit</w:t>
      </w:r>
      <w:r>
        <w:t xml:space="preserve"> when once we declare array there is no chance to increase and decrease the size of an array according to our requirement, Hence memory point of view array concept is not recommended to use. To overcome this limitation in Java introduce the collection concept.</w:t>
      </w:r>
    </w:p>
    <w:p w:rsidR="00B72FFB" w:rsidRDefault="00B72FFB" w:rsidP="00B72FFB">
      <w:pPr>
        <w:pStyle w:val="Heading2"/>
      </w:pPr>
      <w:r>
        <w:t>Types of Array</w:t>
      </w:r>
    </w:p>
    <w:p w:rsidR="00B72FFB" w:rsidRDefault="00B72FFB" w:rsidP="00B72FFB">
      <w:pPr>
        <w:pStyle w:val="NormalWeb"/>
      </w:pPr>
      <w:r>
        <w:t>There are two types of array in Java.</w:t>
      </w:r>
    </w:p>
    <w:p w:rsidR="00B72FFB" w:rsidRDefault="00B72FFB" w:rsidP="00B72FFB">
      <w:pPr>
        <w:numPr>
          <w:ilvl w:val="0"/>
          <w:numId w:val="47"/>
        </w:numPr>
        <w:spacing w:before="100" w:beforeAutospacing="1" w:after="100" w:afterAutospacing="1" w:line="240" w:lineRule="auto"/>
      </w:pPr>
      <w:r>
        <w:t>Single Dimensional Array</w:t>
      </w:r>
    </w:p>
    <w:p w:rsidR="00B72FFB" w:rsidRDefault="00B72FFB" w:rsidP="00B72FFB">
      <w:pPr>
        <w:numPr>
          <w:ilvl w:val="0"/>
          <w:numId w:val="47"/>
        </w:numPr>
        <w:spacing w:before="100" w:beforeAutospacing="1" w:after="100" w:afterAutospacing="1" w:line="240" w:lineRule="auto"/>
      </w:pPr>
      <w:r>
        <w:t>Multidimensional Array</w:t>
      </w:r>
    </w:p>
    <w:p w:rsidR="00EF62EA" w:rsidRPr="00DD63CC" w:rsidRDefault="00EF62EA" w:rsidP="00EF62EA">
      <w:pPr>
        <w:spacing w:before="100" w:beforeAutospacing="1" w:after="100" w:afterAutospacing="1" w:line="240" w:lineRule="auto"/>
        <w:rPr>
          <w:b/>
          <w:sz w:val="30"/>
          <w:szCs w:val="30"/>
        </w:rPr>
      </w:pPr>
      <w:r w:rsidRPr="00DD63CC">
        <w:rPr>
          <w:b/>
          <w:sz w:val="30"/>
          <w:szCs w:val="30"/>
        </w:rPr>
        <w:t>Array has 3 phases:</w:t>
      </w:r>
    </w:p>
    <w:p w:rsidR="00EF62EA" w:rsidRDefault="00EF62EA" w:rsidP="00DD63CC">
      <w:pPr>
        <w:pStyle w:val="ListParagraph"/>
        <w:numPr>
          <w:ilvl w:val="0"/>
          <w:numId w:val="48"/>
        </w:numPr>
        <w:spacing w:before="100" w:beforeAutospacing="1" w:after="100" w:afterAutospacing="1" w:line="240" w:lineRule="auto"/>
      </w:pPr>
      <w:r>
        <w:t>Declaration</w:t>
      </w:r>
    </w:p>
    <w:p w:rsidR="00EF62EA" w:rsidRDefault="00EF62EA" w:rsidP="00DD63CC">
      <w:pPr>
        <w:pStyle w:val="ListParagraph"/>
        <w:numPr>
          <w:ilvl w:val="0"/>
          <w:numId w:val="48"/>
        </w:numPr>
        <w:spacing w:before="100" w:beforeAutospacing="1" w:after="100" w:afterAutospacing="1" w:line="240" w:lineRule="auto"/>
      </w:pPr>
      <w:r>
        <w:t>Construction</w:t>
      </w:r>
    </w:p>
    <w:p w:rsidR="00EF62EA" w:rsidRDefault="00EF62EA" w:rsidP="00DD63CC">
      <w:pPr>
        <w:pStyle w:val="ListParagraph"/>
        <w:numPr>
          <w:ilvl w:val="0"/>
          <w:numId w:val="48"/>
        </w:numPr>
        <w:spacing w:before="100" w:beforeAutospacing="1" w:after="100" w:afterAutospacing="1" w:line="240" w:lineRule="auto"/>
      </w:pPr>
      <w:r>
        <w:t>Initialization</w:t>
      </w:r>
    </w:p>
    <w:p w:rsidR="00D84E56" w:rsidRDefault="00DE0D8F" w:rsidP="00D84E56">
      <w:pPr>
        <w:pStyle w:val="Heading2"/>
      </w:pPr>
      <w:r>
        <w:lastRenderedPageBreak/>
        <w:t xml:space="preserve">Phase 1 - </w:t>
      </w:r>
      <w:r w:rsidR="00D84E56">
        <w:t>Array Declaration</w:t>
      </w:r>
    </w:p>
    <w:p w:rsidR="00D84E56" w:rsidRPr="00D84E56" w:rsidRDefault="00D84E56" w:rsidP="00D84E56">
      <w:pPr>
        <w:pStyle w:val="NormalWeb"/>
        <w:rPr>
          <w:b/>
        </w:rPr>
      </w:pPr>
      <w:r w:rsidRPr="00D84E56">
        <w:rPr>
          <w:b/>
        </w:rPr>
        <w:t>Single dimension array declaration.</w:t>
      </w:r>
    </w:p>
    <w:p w:rsidR="00D84E56" w:rsidRDefault="00D84E56" w:rsidP="00D84E56">
      <w:pPr>
        <w:pStyle w:val="Heading2"/>
      </w:pPr>
      <w:r>
        <w:t>Syntax</w:t>
      </w:r>
    </w:p>
    <w:p w:rsidR="00D84E56" w:rsidRPr="00D84E56" w:rsidRDefault="00D84E56" w:rsidP="00D84E56">
      <w:pPr>
        <w:pStyle w:val="HTMLPreformatted"/>
        <w:shd w:val="clear" w:color="auto" w:fill="FABF8F" w:themeFill="accent6" w:themeFillTint="99"/>
        <w:rPr>
          <w:b/>
        </w:rPr>
      </w:pPr>
      <w:r w:rsidRPr="00D84E56">
        <w:rPr>
          <w:b/>
        </w:rPr>
        <w:t>1.   int[]  a;</w:t>
      </w:r>
      <w:r w:rsidR="00A34FE5">
        <w:rPr>
          <w:b/>
        </w:rPr>
        <w:t xml:space="preserve"> //recommended way - &gt; more readable </w:t>
      </w:r>
    </w:p>
    <w:p w:rsidR="00D84E56" w:rsidRPr="00D84E56" w:rsidRDefault="00D84E56" w:rsidP="00D84E56">
      <w:pPr>
        <w:pStyle w:val="HTMLPreformatted"/>
        <w:shd w:val="clear" w:color="auto" w:fill="FABF8F" w:themeFill="accent6" w:themeFillTint="99"/>
        <w:rPr>
          <w:b/>
        </w:rPr>
      </w:pPr>
      <w:r w:rsidRPr="00D84E56">
        <w:rPr>
          <w:b/>
        </w:rPr>
        <w:t>2.   int  a[];</w:t>
      </w:r>
    </w:p>
    <w:p w:rsidR="00D84E56" w:rsidRPr="00D84E56" w:rsidRDefault="00D84E56" w:rsidP="00D84E56">
      <w:pPr>
        <w:pStyle w:val="HTMLPreformatted"/>
        <w:shd w:val="clear" w:color="auto" w:fill="FABF8F" w:themeFill="accent6" w:themeFillTint="99"/>
        <w:rPr>
          <w:b/>
        </w:rPr>
      </w:pPr>
      <w:r w:rsidRPr="00D84E56">
        <w:rPr>
          <w:b/>
        </w:rPr>
        <w:t>3.   int  []a;</w:t>
      </w:r>
    </w:p>
    <w:p w:rsidR="004860CE" w:rsidRDefault="004860CE"/>
    <w:p w:rsidR="00FC2EA0" w:rsidRDefault="00D84E56" w:rsidP="00D84E56">
      <w:pPr>
        <w:pStyle w:val="NormalWeb"/>
      </w:pPr>
      <w:r>
        <w:rPr>
          <w:b/>
          <w:bCs/>
        </w:rPr>
        <w:t xml:space="preserve">Note: </w:t>
      </w:r>
      <w:r>
        <w:t>At the time of array declaration we cannot specify the size of the array. For Example int[5] a; this is wrong.</w:t>
      </w:r>
    </w:p>
    <w:p w:rsidR="00FC2EA0" w:rsidRPr="00DE0D8F" w:rsidRDefault="00DE0D8F" w:rsidP="00DE0D8F">
      <w:pPr>
        <w:pStyle w:val="Heading2"/>
      </w:pPr>
      <w:r>
        <w:t xml:space="preserve">Phase 2 - </w:t>
      </w:r>
      <w:r w:rsidR="00FC2EA0" w:rsidRPr="00DE0D8F">
        <w:t>Array Construction:</w:t>
      </w:r>
    </w:p>
    <w:p w:rsidR="00FC2EA0" w:rsidRDefault="00FC2EA0" w:rsidP="00717ED4">
      <w:pPr>
        <w:pStyle w:val="NormalWeb"/>
        <w:shd w:val="clear" w:color="auto" w:fill="FABF8F" w:themeFill="accent6" w:themeFillTint="99"/>
        <w:rPr>
          <w:b/>
        </w:rPr>
      </w:pPr>
      <w:r w:rsidRPr="003A2339">
        <w:rPr>
          <w:b/>
        </w:rPr>
        <w:t>Int[] a</w:t>
      </w:r>
      <w:r w:rsidR="001543E4" w:rsidRPr="003A2339">
        <w:rPr>
          <w:b/>
        </w:rPr>
        <w:t>rr</w:t>
      </w:r>
      <w:r w:rsidR="00703450">
        <w:rPr>
          <w:b/>
        </w:rPr>
        <w:t>=new int[</w:t>
      </w:r>
      <w:r w:rsidRPr="003A2339">
        <w:rPr>
          <w:b/>
        </w:rPr>
        <w:t>5</w:t>
      </w:r>
      <w:r w:rsidR="00703450">
        <w:rPr>
          <w:b/>
        </w:rPr>
        <w:t>]</w:t>
      </w:r>
      <w:r w:rsidRPr="003A2339">
        <w:rPr>
          <w:b/>
        </w:rPr>
        <w:t>;</w:t>
      </w:r>
      <w:r w:rsidR="00A96689" w:rsidRPr="003A2339">
        <w:rPr>
          <w:b/>
        </w:rPr>
        <w:t xml:space="preserve"> // Every array is an object</w:t>
      </w:r>
    </w:p>
    <w:p w:rsidR="00DE2020" w:rsidRDefault="00DE2020" w:rsidP="00717ED4">
      <w:pPr>
        <w:pStyle w:val="NormalWeb"/>
        <w:shd w:val="clear" w:color="auto" w:fill="FABF8F" w:themeFill="accent6" w:themeFillTint="99"/>
        <w:rPr>
          <w:b/>
        </w:rPr>
      </w:pPr>
      <w:r>
        <w:rPr>
          <w:b/>
        </w:rPr>
        <w:t>Or</w:t>
      </w:r>
    </w:p>
    <w:p w:rsidR="00DE2020" w:rsidRPr="003A2339" w:rsidRDefault="00DE2020" w:rsidP="00717ED4">
      <w:pPr>
        <w:pStyle w:val="NormalWeb"/>
        <w:shd w:val="clear" w:color="auto" w:fill="FABF8F" w:themeFill="accent6" w:themeFillTint="99"/>
        <w:rPr>
          <w:b/>
        </w:rPr>
      </w:pPr>
      <w:r>
        <w:rPr>
          <w:b/>
        </w:rPr>
        <w:t xml:space="preserve">Int[] </w:t>
      </w:r>
      <w:r w:rsidR="00CA6CF5">
        <w:rPr>
          <w:b/>
        </w:rPr>
        <w:t>arr = {}</w:t>
      </w:r>
    </w:p>
    <w:p w:rsidR="00FE5925" w:rsidRPr="00FE5925" w:rsidRDefault="00FE5925" w:rsidP="00D84E56">
      <w:pPr>
        <w:pStyle w:val="NormalWeb"/>
        <w:rPr>
          <w:rFonts w:asciiTheme="majorHAnsi" w:eastAsiaTheme="majorEastAsia" w:hAnsiTheme="majorHAnsi" w:cstheme="majorBidi"/>
          <w:b/>
          <w:bCs/>
          <w:color w:val="4F81BD" w:themeColor="accent1"/>
          <w:sz w:val="26"/>
          <w:szCs w:val="26"/>
        </w:rPr>
      </w:pPr>
      <w:r w:rsidRPr="00FE5925">
        <w:rPr>
          <w:rFonts w:asciiTheme="majorHAnsi" w:eastAsiaTheme="majorEastAsia" w:hAnsiTheme="majorHAnsi" w:cstheme="majorBidi"/>
          <w:b/>
          <w:bCs/>
          <w:color w:val="4F81BD" w:themeColor="accent1"/>
          <w:sz w:val="26"/>
          <w:szCs w:val="26"/>
        </w:rPr>
        <w:t>Phase 3 –</w:t>
      </w:r>
      <w:r>
        <w:rPr>
          <w:rFonts w:asciiTheme="majorHAnsi" w:eastAsiaTheme="majorEastAsia" w:hAnsiTheme="majorHAnsi" w:cstheme="majorBidi"/>
          <w:b/>
          <w:bCs/>
          <w:color w:val="4F81BD" w:themeColor="accent1"/>
          <w:sz w:val="26"/>
          <w:szCs w:val="26"/>
        </w:rPr>
        <w:t xml:space="preserve"> Initialization</w:t>
      </w:r>
    </w:p>
    <w:p w:rsidR="00FE5925" w:rsidRPr="003A2339" w:rsidRDefault="001543E4" w:rsidP="003A2339">
      <w:pPr>
        <w:pStyle w:val="NormalWeb"/>
        <w:shd w:val="clear" w:color="auto" w:fill="FABF8F" w:themeFill="accent6" w:themeFillTint="99"/>
        <w:rPr>
          <w:b/>
        </w:rPr>
      </w:pPr>
      <w:r w:rsidRPr="003A2339">
        <w:rPr>
          <w:b/>
        </w:rPr>
        <w:t>arr[0] = 10;</w:t>
      </w:r>
    </w:p>
    <w:p w:rsidR="001543E4" w:rsidRPr="003A2339" w:rsidRDefault="001543E4" w:rsidP="003A2339">
      <w:pPr>
        <w:pStyle w:val="NormalWeb"/>
        <w:shd w:val="clear" w:color="auto" w:fill="FABF8F" w:themeFill="accent6" w:themeFillTint="99"/>
        <w:rPr>
          <w:b/>
        </w:rPr>
      </w:pPr>
      <w:r w:rsidRPr="003A2339">
        <w:rPr>
          <w:b/>
        </w:rPr>
        <w:t>arr[1]=20;</w:t>
      </w:r>
    </w:p>
    <w:p w:rsidR="001543E4" w:rsidRPr="003A2339" w:rsidRDefault="001543E4" w:rsidP="003A2339">
      <w:pPr>
        <w:pStyle w:val="NormalWeb"/>
        <w:shd w:val="clear" w:color="auto" w:fill="FABF8F" w:themeFill="accent6" w:themeFillTint="99"/>
        <w:rPr>
          <w:b/>
        </w:rPr>
      </w:pPr>
      <w:r w:rsidRPr="003A2339">
        <w:rPr>
          <w:b/>
        </w:rPr>
        <w:t>arr[3]=30;</w:t>
      </w:r>
    </w:p>
    <w:p w:rsidR="00270348" w:rsidRDefault="00270348" w:rsidP="00CA20CC">
      <w:pPr>
        <w:pStyle w:val="Heading1"/>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Arrays can also be used to </w:t>
      </w:r>
      <w:r w:rsidR="00C85943">
        <w:rPr>
          <w:rFonts w:ascii="Times New Roman" w:hAnsi="Times New Roman" w:cs="Times New Roman"/>
          <w:b w:val="0"/>
          <w:color w:val="auto"/>
          <w:sz w:val="24"/>
          <w:szCs w:val="24"/>
        </w:rPr>
        <w:t xml:space="preserve">store </w:t>
      </w:r>
      <w:r>
        <w:rPr>
          <w:rFonts w:ascii="Times New Roman" w:hAnsi="Times New Roman" w:cs="Times New Roman"/>
          <w:b w:val="0"/>
          <w:color w:val="auto"/>
          <w:sz w:val="24"/>
          <w:szCs w:val="24"/>
        </w:rPr>
        <w:t>the objects</w:t>
      </w:r>
    </w:p>
    <w:p w:rsidR="00703450" w:rsidRDefault="00C85943" w:rsidP="00703450">
      <w:r>
        <w:t>Class Pen{}</w:t>
      </w:r>
    </w:p>
    <w:p w:rsidR="00C85943" w:rsidRDefault="00C85943" w:rsidP="00703450">
      <w:r>
        <w:t>Pen[] pn = new Pen[3];</w:t>
      </w:r>
    </w:p>
    <w:p w:rsidR="008627AC" w:rsidRDefault="00172C8B" w:rsidP="00703450">
      <w:r>
        <w:t>p</w:t>
      </w:r>
      <w:r w:rsidR="008627AC">
        <w:t>n[0] = new Pen();</w:t>
      </w:r>
    </w:p>
    <w:p w:rsidR="00172C8B" w:rsidRDefault="00172C8B" w:rsidP="00703450">
      <w:r>
        <w:t>pn[1] = new Pen();</w:t>
      </w:r>
    </w:p>
    <w:p w:rsidR="00517095" w:rsidRDefault="00517095" w:rsidP="00703450">
      <w:r>
        <w:t>Note : 0</w:t>
      </w:r>
      <w:r w:rsidRPr="00517095">
        <w:rPr>
          <w:vertAlign w:val="superscript"/>
        </w:rPr>
        <w:t>th</w:t>
      </w:r>
      <w:r>
        <w:t xml:space="preserve"> index will</w:t>
      </w:r>
      <w:r w:rsidR="0050546C">
        <w:t xml:space="preserve"> have the memory address to reach out the</w:t>
      </w:r>
    </w:p>
    <w:p w:rsidR="00172C8B" w:rsidRDefault="00F356AB" w:rsidP="00172C8B">
      <w:r>
        <w:t xml:space="preserve"> </w:t>
      </w:r>
      <w:r w:rsidR="00517095">
        <w:t xml:space="preserve">Index of an Array has memory address to  reach out the value of array index. But in primitive data type, </w:t>
      </w:r>
      <w:r w:rsidR="0050546C">
        <w:t>index store the binary format of that number</w:t>
      </w:r>
      <w:r w:rsidR="005501CD">
        <w:t>/value</w:t>
      </w:r>
    </w:p>
    <w:p w:rsidR="00CA2CF7" w:rsidRDefault="00CA2CF7" w:rsidP="00172C8B"/>
    <w:p w:rsidR="00CA2CF7" w:rsidRDefault="00CA2CF7" w:rsidP="00CA2CF7">
      <w:pPr>
        <w:pStyle w:val="Heading2"/>
      </w:pPr>
      <w:r>
        <w:t>Array Initializer:</w:t>
      </w:r>
    </w:p>
    <w:p w:rsidR="00CA2CF7" w:rsidRPr="00CA2CF7" w:rsidRDefault="00CA2CF7" w:rsidP="00CA2CF7">
      <w:r>
        <w:t>Int[] marks={20,90,89,90}</w:t>
      </w:r>
      <w:r w:rsidR="003A18F0">
        <w:t>;</w:t>
      </w:r>
    </w:p>
    <w:p w:rsidR="00CA2CF7" w:rsidRPr="00CA2CF7" w:rsidRDefault="00CA2CF7" w:rsidP="00CA2CF7"/>
    <w:p w:rsidR="00CA2CF7" w:rsidRPr="00703450" w:rsidRDefault="00CA2CF7" w:rsidP="00172C8B"/>
    <w:p w:rsidR="00D84E56" w:rsidRPr="00270348" w:rsidRDefault="00D84E56" w:rsidP="00CA20CC">
      <w:pPr>
        <w:pStyle w:val="Heading1"/>
        <w:rPr>
          <w:i/>
        </w:rPr>
      </w:pPr>
      <w:r w:rsidRPr="00270348">
        <w:rPr>
          <w:i/>
        </w:rPr>
        <w:lastRenderedPageBreak/>
        <w:t xml:space="preserve">2D Array </w:t>
      </w:r>
      <w:r w:rsidR="00CA20CC" w:rsidRPr="00270348">
        <w:rPr>
          <w:i/>
        </w:rPr>
        <w:t>D</w:t>
      </w:r>
      <w:r w:rsidRPr="00270348">
        <w:rPr>
          <w:i/>
        </w:rPr>
        <w:t>eclaration.</w:t>
      </w:r>
    </w:p>
    <w:p w:rsidR="00D84E56" w:rsidRDefault="00D84E56" w:rsidP="00D84E56">
      <w:pPr>
        <w:pStyle w:val="Heading2"/>
      </w:pPr>
      <w:r>
        <w:t>Syntax</w:t>
      </w:r>
    </w:p>
    <w:p w:rsidR="00D84E56" w:rsidRPr="00D84E56" w:rsidRDefault="00D84E56" w:rsidP="00D84E56">
      <w:pPr>
        <w:pStyle w:val="HTMLPreformatted"/>
        <w:shd w:val="clear" w:color="auto" w:fill="FABF8F" w:themeFill="accent6" w:themeFillTint="99"/>
        <w:rPr>
          <w:b/>
        </w:rPr>
      </w:pPr>
      <w:r w:rsidRPr="00D84E56">
        <w:rPr>
          <w:b/>
        </w:rPr>
        <w:t>1.   int[][]  a;</w:t>
      </w:r>
    </w:p>
    <w:p w:rsidR="00D84E56" w:rsidRPr="00D84E56" w:rsidRDefault="00D84E56" w:rsidP="00D84E56">
      <w:pPr>
        <w:pStyle w:val="HTMLPreformatted"/>
        <w:shd w:val="clear" w:color="auto" w:fill="FABF8F" w:themeFill="accent6" w:themeFillTint="99"/>
        <w:rPr>
          <w:b/>
        </w:rPr>
      </w:pPr>
      <w:r w:rsidRPr="00D84E56">
        <w:rPr>
          <w:b/>
        </w:rPr>
        <w:t>2.   int  a[][];</w:t>
      </w:r>
    </w:p>
    <w:p w:rsidR="00D84E56" w:rsidRPr="00D84E56" w:rsidRDefault="00D84E56" w:rsidP="00D84E56">
      <w:pPr>
        <w:pStyle w:val="HTMLPreformatted"/>
        <w:shd w:val="clear" w:color="auto" w:fill="FABF8F" w:themeFill="accent6" w:themeFillTint="99"/>
        <w:rPr>
          <w:b/>
        </w:rPr>
      </w:pPr>
      <w:r w:rsidRPr="00D84E56">
        <w:rPr>
          <w:b/>
        </w:rPr>
        <w:t>3.   int  [][]a;</w:t>
      </w:r>
    </w:p>
    <w:p w:rsidR="00D84E56" w:rsidRPr="00D84E56" w:rsidRDefault="00D84E56" w:rsidP="00D84E56">
      <w:pPr>
        <w:pStyle w:val="HTMLPreformatted"/>
        <w:shd w:val="clear" w:color="auto" w:fill="FABF8F" w:themeFill="accent6" w:themeFillTint="99"/>
        <w:rPr>
          <w:b/>
        </w:rPr>
      </w:pPr>
      <w:r w:rsidRPr="00D84E56">
        <w:rPr>
          <w:b/>
        </w:rPr>
        <w:t>4.   int[]  a[];</w:t>
      </w:r>
    </w:p>
    <w:p w:rsidR="00D84E56" w:rsidRPr="00D84E56" w:rsidRDefault="00D84E56" w:rsidP="00D84E56">
      <w:pPr>
        <w:pStyle w:val="HTMLPreformatted"/>
        <w:shd w:val="clear" w:color="auto" w:fill="FABF8F" w:themeFill="accent6" w:themeFillTint="99"/>
        <w:rPr>
          <w:b/>
        </w:rPr>
      </w:pPr>
      <w:r w:rsidRPr="00D84E56">
        <w:rPr>
          <w:b/>
        </w:rPr>
        <w:t>5.   int[]  []a;</w:t>
      </w:r>
    </w:p>
    <w:p w:rsidR="00D84E56" w:rsidRPr="00D84E56" w:rsidRDefault="00D84E56" w:rsidP="00D84E56">
      <w:pPr>
        <w:pStyle w:val="HTMLPreformatted"/>
        <w:shd w:val="clear" w:color="auto" w:fill="FABF8F" w:themeFill="accent6" w:themeFillTint="99"/>
        <w:rPr>
          <w:b/>
        </w:rPr>
      </w:pPr>
      <w:r w:rsidRPr="00D84E56">
        <w:rPr>
          <w:b/>
        </w:rPr>
        <w:t>6.   int   []a[];</w:t>
      </w:r>
    </w:p>
    <w:p w:rsidR="00D84E56" w:rsidRDefault="00D84E56"/>
    <w:p w:rsidR="00C22707" w:rsidRDefault="00C22707" w:rsidP="00C22707">
      <w:pPr>
        <w:pStyle w:val="Heading2"/>
      </w:pPr>
      <w:r>
        <w:t>Array creation</w:t>
      </w:r>
    </w:p>
    <w:p w:rsidR="00C22707" w:rsidRDefault="00C22707" w:rsidP="00C22707">
      <w:pPr>
        <w:pStyle w:val="NormalWeb"/>
      </w:pPr>
      <w:r>
        <w:t xml:space="preserve">Every array in a Java is an object, Hence we can create array by using </w:t>
      </w:r>
      <w:r>
        <w:rPr>
          <w:rStyle w:val="Strong"/>
        </w:rPr>
        <w:t>new</w:t>
      </w:r>
      <w:r>
        <w:t xml:space="preserve"> keyword.</w:t>
      </w:r>
    </w:p>
    <w:p w:rsidR="00AA7BDC" w:rsidRDefault="00AA7BDC" w:rsidP="00AA7BDC">
      <w:pPr>
        <w:pStyle w:val="Heading2"/>
      </w:pPr>
      <w:r>
        <w:t>Syntax</w:t>
      </w:r>
    </w:p>
    <w:p w:rsidR="00AA7BDC" w:rsidRPr="00EF62EA" w:rsidRDefault="00AA7BDC" w:rsidP="00EF62EA">
      <w:pPr>
        <w:pStyle w:val="HTMLPreformatted"/>
        <w:shd w:val="clear" w:color="auto" w:fill="FABF8F" w:themeFill="accent6" w:themeFillTint="99"/>
        <w:rPr>
          <w:rStyle w:val="pln"/>
          <w:rFonts w:eastAsiaTheme="majorEastAsia"/>
          <w:b/>
        </w:rPr>
      </w:pPr>
      <w:r w:rsidRPr="00EF62EA">
        <w:rPr>
          <w:rStyle w:val="kwd"/>
          <w:b/>
        </w:rPr>
        <w:t>int</w:t>
      </w:r>
      <w:r w:rsidRPr="00EF62EA">
        <w:rPr>
          <w:rStyle w:val="pun"/>
          <w:rFonts w:eastAsiaTheme="majorEastAsia"/>
          <w:b/>
        </w:rPr>
        <w:t>[]</w:t>
      </w:r>
      <w:r w:rsidRPr="00EF62EA">
        <w:rPr>
          <w:rStyle w:val="pln"/>
          <w:rFonts w:eastAsiaTheme="majorEastAsia"/>
          <w:b/>
        </w:rPr>
        <w:t xml:space="preserve"> arr </w:t>
      </w:r>
      <w:r w:rsidRPr="00EF62EA">
        <w:rPr>
          <w:rStyle w:val="pun"/>
          <w:rFonts w:eastAsiaTheme="majorEastAsia"/>
          <w:b/>
        </w:rPr>
        <w:t>=</w:t>
      </w:r>
      <w:r w:rsidRPr="00EF62EA">
        <w:rPr>
          <w:rStyle w:val="pln"/>
          <w:rFonts w:eastAsiaTheme="majorEastAsia"/>
          <w:b/>
        </w:rPr>
        <w:t xml:space="preserve"> </w:t>
      </w:r>
      <w:r w:rsidRPr="00EF62EA">
        <w:rPr>
          <w:rStyle w:val="kwd"/>
          <w:b/>
        </w:rPr>
        <w:t>new</w:t>
      </w:r>
      <w:r w:rsidRPr="00EF62EA">
        <w:rPr>
          <w:rStyle w:val="pln"/>
          <w:rFonts w:eastAsiaTheme="majorEastAsia"/>
          <w:b/>
        </w:rPr>
        <w:t xml:space="preserve"> </w:t>
      </w:r>
      <w:r w:rsidRPr="00EF62EA">
        <w:rPr>
          <w:rStyle w:val="kwd"/>
          <w:b/>
        </w:rPr>
        <w:t>int</w:t>
      </w:r>
      <w:r w:rsidRPr="00EF62EA">
        <w:rPr>
          <w:rStyle w:val="pun"/>
          <w:rFonts w:eastAsiaTheme="majorEastAsia"/>
          <w:b/>
        </w:rPr>
        <w:t>[</w:t>
      </w:r>
      <w:r w:rsidRPr="00EF62EA">
        <w:rPr>
          <w:rStyle w:val="lit"/>
          <w:rFonts w:eastAsiaTheme="majorEastAsia"/>
          <w:b/>
        </w:rPr>
        <w:t>10</w:t>
      </w:r>
      <w:r w:rsidRPr="00EF62EA">
        <w:rPr>
          <w:rStyle w:val="pun"/>
          <w:rFonts w:eastAsiaTheme="majorEastAsia"/>
          <w:b/>
        </w:rPr>
        <w:t>];</w:t>
      </w:r>
      <w:r w:rsidRPr="00EF62EA">
        <w:rPr>
          <w:rStyle w:val="pln"/>
          <w:rFonts w:eastAsiaTheme="majorEastAsia"/>
          <w:b/>
        </w:rPr>
        <w:t xml:space="preserve">    </w:t>
      </w:r>
      <w:r w:rsidRPr="00EF62EA">
        <w:rPr>
          <w:rStyle w:val="com"/>
          <w:b/>
        </w:rPr>
        <w:t>// The size of array is 10.</w:t>
      </w:r>
    </w:p>
    <w:p w:rsidR="00AA7BDC" w:rsidRPr="00EF62EA" w:rsidRDefault="00AA7BDC" w:rsidP="00EF62EA">
      <w:pPr>
        <w:pStyle w:val="HTMLPreformatted"/>
        <w:shd w:val="clear" w:color="auto" w:fill="FABF8F" w:themeFill="accent6" w:themeFillTint="99"/>
        <w:rPr>
          <w:rStyle w:val="pln"/>
          <w:rFonts w:eastAsiaTheme="majorEastAsia"/>
          <w:b/>
        </w:rPr>
      </w:pPr>
      <w:r w:rsidRPr="00EF62EA">
        <w:rPr>
          <w:rStyle w:val="kwd"/>
          <w:b/>
        </w:rPr>
        <w:t>or</w:t>
      </w:r>
    </w:p>
    <w:p w:rsidR="00AA7BDC" w:rsidRPr="00EF62EA" w:rsidRDefault="00AA7BDC" w:rsidP="00EF62EA">
      <w:pPr>
        <w:pStyle w:val="HTMLPreformatted"/>
        <w:shd w:val="clear" w:color="auto" w:fill="FABF8F" w:themeFill="accent6" w:themeFillTint="99"/>
        <w:rPr>
          <w:b/>
        </w:rPr>
      </w:pPr>
      <w:r w:rsidRPr="00EF62EA">
        <w:rPr>
          <w:rStyle w:val="kwd"/>
          <w:b/>
        </w:rPr>
        <w:t>int</w:t>
      </w:r>
      <w:r w:rsidRPr="00EF62EA">
        <w:rPr>
          <w:rStyle w:val="pun"/>
          <w:rFonts w:eastAsiaTheme="majorEastAsia"/>
          <w:b/>
        </w:rPr>
        <w:t>[]</w:t>
      </w:r>
      <w:r w:rsidRPr="00EF62EA">
        <w:rPr>
          <w:rStyle w:val="pln"/>
          <w:rFonts w:eastAsiaTheme="majorEastAsia"/>
          <w:b/>
        </w:rPr>
        <w:t xml:space="preserve"> arr </w:t>
      </w:r>
      <w:r w:rsidRPr="00EF62EA">
        <w:rPr>
          <w:rStyle w:val="pun"/>
          <w:rFonts w:eastAsiaTheme="majorEastAsia"/>
          <w:b/>
        </w:rPr>
        <w:t>=</w:t>
      </w:r>
      <w:r w:rsidRPr="00EF62EA">
        <w:rPr>
          <w:rStyle w:val="pln"/>
          <w:rFonts w:eastAsiaTheme="majorEastAsia"/>
          <w:b/>
        </w:rPr>
        <w:t xml:space="preserve"> </w:t>
      </w:r>
      <w:r w:rsidRPr="00EF62EA">
        <w:rPr>
          <w:rStyle w:val="pun"/>
          <w:rFonts w:eastAsiaTheme="majorEastAsia"/>
          <w:b/>
        </w:rPr>
        <w:t>{</w:t>
      </w:r>
      <w:r w:rsidRPr="00EF62EA">
        <w:rPr>
          <w:rStyle w:val="lit"/>
          <w:rFonts w:eastAsiaTheme="majorEastAsia"/>
          <w:b/>
        </w:rPr>
        <w:t>10</w:t>
      </w:r>
      <w:r w:rsidRPr="00EF62EA">
        <w:rPr>
          <w:rStyle w:val="pun"/>
          <w:rFonts w:eastAsiaTheme="majorEastAsia"/>
          <w:b/>
        </w:rPr>
        <w:t>,</w:t>
      </w:r>
      <w:r w:rsidRPr="00EF62EA">
        <w:rPr>
          <w:rStyle w:val="lit"/>
          <w:rFonts w:eastAsiaTheme="majorEastAsia"/>
          <w:b/>
        </w:rPr>
        <w:t>20</w:t>
      </w:r>
      <w:r w:rsidRPr="00EF62EA">
        <w:rPr>
          <w:rStyle w:val="pun"/>
          <w:rFonts w:eastAsiaTheme="majorEastAsia"/>
          <w:b/>
        </w:rPr>
        <w:t>,</w:t>
      </w:r>
      <w:r w:rsidRPr="00EF62EA">
        <w:rPr>
          <w:rStyle w:val="lit"/>
          <w:rFonts w:eastAsiaTheme="majorEastAsia"/>
          <w:b/>
        </w:rPr>
        <w:t>30</w:t>
      </w:r>
      <w:r w:rsidRPr="00EF62EA">
        <w:rPr>
          <w:rStyle w:val="pun"/>
          <w:rFonts w:eastAsiaTheme="majorEastAsia"/>
          <w:b/>
        </w:rPr>
        <w:t>,</w:t>
      </w:r>
      <w:r w:rsidRPr="00EF62EA">
        <w:rPr>
          <w:rStyle w:val="lit"/>
          <w:rFonts w:eastAsiaTheme="majorEastAsia"/>
          <w:b/>
        </w:rPr>
        <w:t>40</w:t>
      </w:r>
      <w:r w:rsidRPr="00EF62EA">
        <w:rPr>
          <w:rStyle w:val="pun"/>
          <w:rFonts w:eastAsiaTheme="majorEastAsia"/>
          <w:b/>
        </w:rPr>
        <w:t>,</w:t>
      </w:r>
      <w:r w:rsidRPr="00EF62EA">
        <w:rPr>
          <w:rStyle w:val="lit"/>
          <w:rFonts w:eastAsiaTheme="majorEastAsia"/>
          <w:b/>
        </w:rPr>
        <w:t>50</w:t>
      </w:r>
      <w:r w:rsidRPr="00EF62EA">
        <w:rPr>
          <w:rStyle w:val="pun"/>
          <w:rFonts w:eastAsiaTheme="majorEastAsia"/>
          <w:b/>
        </w:rPr>
        <w:t>};</w:t>
      </w:r>
    </w:p>
    <w:p w:rsidR="00C22707" w:rsidRDefault="00C22707"/>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860CE" w:rsidRDefault="004860CE"/>
    <w:p w:rsidR="004D5896" w:rsidRDefault="00DE3745" w:rsidP="00DE3745">
      <w:pPr>
        <w:pStyle w:val="Heading1"/>
        <w:jc w:val="center"/>
      </w:pPr>
      <w:r>
        <w:t xml:space="preserve">CHAPTER - </w:t>
      </w:r>
      <w:r w:rsidR="004D5896">
        <w:t>Java OOPs Concepts</w:t>
      </w:r>
    </w:p>
    <w:p w:rsidR="004D5896" w:rsidRDefault="004D5896" w:rsidP="004D5896"/>
    <w:p w:rsidR="004D5896" w:rsidRPr="004D5896" w:rsidRDefault="004D5896" w:rsidP="004D5896">
      <w:pPr>
        <w:spacing w:before="100" w:beforeAutospacing="1" w:after="100" w:afterAutospacing="1" w:line="240" w:lineRule="auto"/>
        <w:rPr>
          <w:rFonts w:ascii="Times New Roman" w:eastAsia="Times New Roman" w:hAnsi="Times New Roman" w:cs="Times New Roman"/>
          <w:sz w:val="24"/>
          <w:szCs w:val="24"/>
        </w:rPr>
      </w:pPr>
      <w:r w:rsidRPr="004D5896">
        <w:rPr>
          <w:rFonts w:ascii="Times New Roman" w:eastAsia="Times New Roman" w:hAnsi="Times New Roman" w:cs="Times New Roman"/>
          <w:b/>
          <w:bCs/>
          <w:sz w:val="24"/>
          <w:szCs w:val="24"/>
        </w:rPr>
        <w:t>Object</w:t>
      </w:r>
      <w:r w:rsidRPr="004D5896">
        <w:rPr>
          <w:rFonts w:ascii="Times New Roman" w:eastAsia="Times New Roman" w:hAnsi="Times New Roman" w:cs="Times New Roman"/>
          <w:sz w:val="24"/>
          <w:szCs w:val="24"/>
        </w:rPr>
        <w:t xml:space="preserve"> means a real word entity such as pen, chair, table etc. </w:t>
      </w:r>
      <w:r w:rsidRPr="004D5896">
        <w:rPr>
          <w:rFonts w:ascii="Times New Roman" w:eastAsia="Times New Roman" w:hAnsi="Times New Roman" w:cs="Times New Roman"/>
          <w:b/>
          <w:bCs/>
          <w:sz w:val="24"/>
          <w:szCs w:val="24"/>
        </w:rPr>
        <w:t>Object-Oriented Programming</w:t>
      </w:r>
      <w:r w:rsidRPr="004D5896">
        <w:rPr>
          <w:rFonts w:ascii="Times New Roman" w:eastAsia="Times New Roman" w:hAnsi="Times New Roman" w:cs="Times New Roman"/>
          <w:sz w:val="24"/>
          <w:szCs w:val="24"/>
        </w:rPr>
        <w:t xml:space="preserve"> is a methodology or paradigm to design a program using classes and objects. It simplifies the software development and maintenance by providing some concepts:</w:t>
      </w:r>
    </w:p>
    <w:p w:rsidR="004D5896" w:rsidRPr="004D5896" w:rsidRDefault="004D5896" w:rsidP="00E4141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D5896">
        <w:rPr>
          <w:rFonts w:ascii="Times New Roman" w:eastAsia="Times New Roman" w:hAnsi="Times New Roman" w:cs="Times New Roman"/>
          <w:sz w:val="24"/>
          <w:szCs w:val="24"/>
        </w:rPr>
        <w:t>Object</w:t>
      </w:r>
    </w:p>
    <w:p w:rsidR="004D5896" w:rsidRPr="004D5896" w:rsidRDefault="004D5896" w:rsidP="00E41415">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0AA0D718" wp14:editId="57686DB6">
            <wp:simplePos x="1323975" y="1771650"/>
            <wp:positionH relativeFrom="margin">
              <wp:align>right</wp:align>
            </wp:positionH>
            <wp:positionV relativeFrom="margin">
              <wp:posOffset>1600200</wp:posOffset>
            </wp:positionV>
            <wp:extent cx="2066925" cy="1028700"/>
            <wp:effectExtent l="0" t="0" r="0" b="0"/>
            <wp:wrapSquare wrapText="bothSides"/>
            <wp:docPr id="2" name="Picture 2"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 oops concept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5896">
        <w:rPr>
          <w:rFonts w:ascii="Times New Roman" w:eastAsia="Times New Roman" w:hAnsi="Times New Roman" w:cs="Times New Roman"/>
          <w:sz w:val="24"/>
          <w:szCs w:val="24"/>
        </w:rPr>
        <w:t>Class</w:t>
      </w:r>
    </w:p>
    <w:p w:rsidR="004D5896" w:rsidRPr="004D5896" w:rsidRDefault="004D5896" w:rsidP="00E4141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D5896">
        <w:rPr>
          <w:rFonts w:ascii="Times New Roman" w:eastAsia="Times New Roman" w:hAnsi="Times New Roman" w:cs="Times New Roman"/>
          <w:sz w:val="24"/>
          <w:szCs w:val="24"/>
        </w:rPr>
        <w:t>Inheritance</w:t>
      </w:r>
    </w:p>
    <w:p w:rsidR="004D5896" w:rsidRPr="004D5896" w:rsidRDefault="004D5896" w:rsidP="00E4141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D5896">
        <w:rPr>
          <w:rFonts w:ascii="Times New Roman" w:eastAsia="Times New Roman" w:hAnsi="Times New Roman" w:cs="Times New Roman"/>
          <w:sz w:val="24"/>
          <w:szCs w:val="24"/>
        </w:rPr>
        <w:t>Polymorphism</w:t>
      </w:r>
    </w:p>
    <w:p w:rsidR="004D5896" w:rsidRPr="004D5896" w:rsidRDefault="004D5896" w:rsidP="00E4141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D5896">
        <w:rPr>
          <w:rFonts w:ascii="Times New Roman" w:eastAsia="Times New Roman" w:hAnsi="Times New Roman" w:cs="Times New Roman"/>
          <w:sz w:val="24"/>
          <w:szCs w:val="24"/>
        </w:rPr>
        <w:t>Abstraction</w:t>
      </w:r>
    </w:p>
    <w:p w:rsidR="004D5896" w:rsidRPr="004D5896" w:rsidRDefault="004D5896" w:rsidP="00E4141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D5896">
        <w:rPr>
          <w:rFonts w:ascii="Times New Roman" w:eastAsia="Times New Roman" w:hAnsi="Times New Roman" w:cs="Times New Roman"/>
          <w:sz w:val="24"/>
          <w:szCs w:val="24"/>
        </w:rPr>
        <w:t>Encapsulation</w:t>
      </w:r>
    </w:p>
    <w:p w:rsidR="004D5896" w:rsidRDefault="004D5896" w:rsidP="004D5896"/>
    <w:p w:rsidR="004D5896" w:rsidRDefault="004D5896" w:rsidP="004D5896">
      <w:pPr>
        <w:pStyle w:val="Heading2"/>
      </w:pPr>
      <w:r>
        <w:t>Object</w:t>
      </w:r>
    </w:p>
    <w:p w:rsidR="004D5896" w:rsidRDefault="004D5896" w:rsidP="004D5896">
      <w:pPr>
        <w:pStyle w:val="NormalWeb"/>
      </w:pPr>
      <w:r>
        <w:t>Any entity that has state and behavior is known as an object. For example: chair, pen, table, keyboard, bike etc. It can be physical and logical.</w:t>
      </w:r>
    </w:p>
    <w:p w:rsidR="004D5896" w:rsidRDefault="004D5896" w:rsidP="004D5896">
      <w:pPr>
        <w:pStyle w:val="Heading2"/>
      </w:pPr>
      <w:r>
        <w:t>Class</w:t>
      </w:r>
    </w:p>
    <w:p w:rsidR="004D5896" w:rsidRDefault="004D5896" w:rsidP="004D5896">
      <w:pPr>
        <w:pStyle w:val="NormalWeb"/>
      </w:pPr>
      <w:r>
        <w:rPr>
          <w:b/>
          <w:bCs/>
        </w:rPr>
        <w:t>Collection of objects</w:t>
      </w:r>
      <w:r>
        <w:t xml:space="preserve"> is called class. It is a logical entity.</w:t>
      </w:r>
    </w:p>
    <w:p w:rsidR="004D5896" w:rsidRDefault="004D5896" w:rsidP="004D5896">
      <w:pPr>
        <w:pStyle w:val="Heading4"/>
      </w:pPr>
      <w:r>
        <w:t>Inheritance</w:t>
      </w:r>
    </w:p>
    <w:p w:rsidR="004D5896" w:rsidRDefault="004D5896" w:rsidP="00EB3897">
      <w:pPr>
        <w:pStyle w:val="NormalWeb"/>
      </w:pPr>
      <w:r>
        <w:rPr>
          <w:b/>
          <w:bCs/>
        </w:rPr>
        <w:t>When one object acquires all the properties and behaviours of parent object</w:t>
      </w:r>
      <w:r>
        <w:t xml:space="preserve"> i.e. known as inheritance. It provides code reusability. It is used to achieve runtime polymorphism.</w:t>
      </w:r>
    </w:p>
    <w:p w:rsidR="004D5896" w:rsidRDefault="004D5896" w:rsidP="004D5896">
      <w:pPr>
        <w:pStyle w:val="Heading4"/>
      </w:pPr>
      <w:r>
        <w:t>Polymorphism</w:t>
      </w:r>
    </w:p>
    <w:p w:rsidR="004D5896" w:rsidRDefault="004D5896" w:rsidP="004D5896">
      <w:pPr>
        <w:pStyle w:val="NormalWeb"/>
      </w:pPr>
      <w:r>
        <w:rPr>
          <w:noProof/>
        </w:rPr>
        <w:drawing>
          <wp:anchor distT="0" distB="0" distL="114300" distR="114300" simplePos="0" relativeHeight="251661312" behindDoc="0" locked="0" layoutInCell="1" allowOverlap="1" wp14:anchorId="5C45CF95" wp14:editId="7D39799E">
            <wp:simplePos x="0" y="0"/>
            <wp:positionH relativeFrom="margin">
              <wp:posOffset>5029200</wp:posOffset>
            </wp:positionH>
            <wp:positionV relativeFrom="margin">
              <wp:posOffset>6419850</wp:posOffset>
            </wp:positionV>
            <wp:extent cx="1704975" cy="1638300"/>
            <wp:effectExtent l="0" t="0" r="0" b="0"/>
            <wp:wrapSquare wrapText="bothSides"/>
            <wp:docPr id="13" name="Picture 13"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lymorphism in java oops concep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049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When </w:t>
      </w:r>
      <w:r>
        <w:rPr>
          <w:b/>
          <w:bCs/>
        </w:rPr>
        <w:t>one task is performed by different ways</w:t>
      </w:r>
      <w:r>
        <w:t xml:space="preserve"> i.e. known as polymorphism. For example: to convince the customer differently, to draw something e.g. shape or rectangle etc. </w:t>
      </w:r>
    </w:p>
    <w:p w:rsidR="004D5896" w:rsidRDefault="004D5896" w:rsidP="004D5896">
      <w:pPr>
        <w:pStyle w:val="NormalWeb"/>
      </w:pPr>
      <w:r>
        <w:t>In java, we use method overloading and method overriding to achieve polymorphism.</w:t>
      </w:r>
    </w:p>
    <w:p w:rsidR="004D5896" w:rsidRDefault="004D5896" w:rsidP="004D5896">
      <w:pPr>
        <w:pStyle w:val="NormalWeb"/>
      </w:pPr>
      <w:r>
        <w:t>Another example can be to speak something e.g. cat speaks meaw, dog barks woof etc.</w:t>
      </w:r>
    </w:p>
    <w:p w:rsidR="004D5896" w:rsidRDefault="004D5896" w:rsidP="004D5896">
      <w:pPr>
        <w:pStyle w:val="Heading4"/>
      </w:pPr>
      <w:r>
        <w:t>Abstraction</w:t>
      </w:r>
    </w:p>
    <w:p w:rsidR="004D5896" w:rsidRDefault="004D5896" w:rsidP="004D5896">
      <w:pPr>
        <w:pStyle w:val="NormalWeb"/>
      </w:pPr>
      <w:r>
        <w:rPr>
          <w:b/>
          <w:bCs/>
        </w:rPr>
        <w:t>Hiding internal details and showing functionality</w:t>
      </w:r>
      <w:r>
        <w:t xml:space="preserve"> is known as abstraction. For example: phone call, we don't know the internal processing. </w:t>
      </w:r>
    </w:p>
    <w:p w:rsidR="004D5896" w:rsidRDefault="004D5896" w:rsidP="00354236">
      <w:pPr>
        <w:pStyle w:val="NormalWeb"/>
      </w:pPr>
      <w:r>
        <w:t>In java, we use abstract class and interface to achieve abstraction.</w:t>
      </w:r>
    </w:p>
    <w:p w:rsidR="004D5896" w:rsidRDefault="004D5896" w:rsidP="004D5896">
      <w:pPr>
        <w:pStyle w:val="Heading4"/>
      </w:pPr>
      <w:r>
        <w:lastRenderedPageBreak/>
        <w:t>Encapsulation</w:t>
      </w:r>
    </w:p>
    <w:p w:rsidR="004D5896" w:rsidRDefault="004D5896" w:rsidP="004D5896">
      <w:pPr>
        <w:pStyle w:val="NormalWeb"/>
      </w:pPr>
      <w:r>
        <w:rPr>
          <w:b/>
          <w:bCs/>
        </w:rPr>
        <w:t>Binding (or wrapping) code and data together into a single unit is known as encapsulation</w:t>
      </w:r>
      <w:r>
        <w:t>. For example: capsule, it is wrapped with different medicines.</w:t>
      </w:r>
    </w:p>
    <w:p w:rsidR="004D5896" w:rsidRDefault="001726AF" w:rsidP="004D5896">
      <w:pPr>
        <w:pStyle w:val="NormalWeb"/>
      </w:pPr>
      <w:r>
        <w:rPr>
          <w:noProof/>
        </w:rPr>
        <w:drawing>
          <wp:anchor distT="0" distB="0" distL="114300" distR="114300" simplePos="0" relativeHeight="251660288" behindDoc="0" locked="0" layoutInCell="1" allowOverlap="1" wp14:anchorId="1CB98A34" wp14:editId="14F7ABE9">
            <wp:simplePos x="0" y="0"/>
            <wp:positionH relativeFrom="margin">
              <wp:posOffset>4657725</wp:posOffset>
            </wp:positionH>
            <wp:positionV relativeFrom="margin">
              <wp:posOffset>1162050</wp:posOffset>
            </wp:positionV>
            <wp:extent cx="1266825" cy="533400"/>
            <wp:effectExtent l="0" t="0" r="0" b="0"/>
            <wp:wrapSquare wrapText="bothSides"/>
            <wp:docPr id="10" name="Picture 10"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capsulation in java oops concep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682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896">
        <w:t>A java class is the example of encapsulation. Java bean is the fully encapsulated class because all the data members are private here.</w:t>
      </w:r>
    </w:p>
    <w:p w:rsidR="004D5896" w:rsidRDefault="004D5896" w:rsidP="00EB3897">
      <w:pPr>
        <w:pStyle w:val="Title"/>
      </w:pPr>
    </w:p>
    <w:p w:rsidR="004D5896" w:rsidRDefault="004D5896" w:rsidP="00EB3897">
      <w:pPr>
        <w:pStyle w:val="Title"/>
      </w:pPr>
      <w:r>
        <w:t>Advantage of OOPs over Procedure-oriented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4D163A" w:rsidRPr="004D163A" w:rsidTr="004D163A">
        <w:trPr>
          <w:tblCellSpacing w:w="15" w:type="dxa"/>
        </w:trPr>
        <w:tc>
          <w:tcPr>
            <w:tcW w:w="0" w:type="auto"/>
            <w:vAlign w:val="center"/>
            <w:hideMark/>
          </w:tcPr>
          <w:p w:rsidR="004D163A" w:rsidRPr="004D163A" w:rsidRDefault="004D163A" w:rsidP="004D163A">
            <w:pPr>
              <w:spacing w:after="0" w:line="240" w:lineRule="auto"/>
              <w:rPr>
                <w:rFonts w:ascii="Times New Roman" w:eastAsia="Times New Roman" w:hAnsi="Times New Roman" w:cs="Times New Roman"/>
                <w:sz w:val="24"/>
                <w:szCs w:val="24"/>
              </w:rPr>
            </w:pPr>
            <w:r w:rsidRPr="004D163A">
              <w:rPr>
                <w:rFonts w:ascii="Times New Roman" w:eastAsia="Times New Roman" w:hAnsi="Times New Roman" w:cs="Times New Roman"/>
                <w:sz w:val="24"/>
                <w:szCs w:val="24"/>
              </w:rPr>
              <w:t xml:space="preserve">1)OOPs makes development and maintenance easier where as in Procedure-oriented programming language it is not easy to manage if code grows as project size grows. </w:t>
            </w:r>
          </w:p>
        </w:tc>
      </w:tr>
      <w:tr w:rsidR="004D163A" w:rsidRPr="004D163A" w:rsidTr="004D163A">
        <w:trPr>
          <w:tblCellSpacing w:w="15" w:type="dxa"/>
        </w:trPr>
        <w:tc>
          <w:tcPr>
            <w:tcW w:w="0" w:type="auto"/>
            <w:vAlign w:val="center"/>
            <w:hideMark/>
          </w:tcPr>
          <w:p w:rsidR="004D163A" w:rsidRPr="004D163A" w:rsidRDefault="004D163A" w:rsidP="004D163A">
            <w:pPr>
              <w:spacing w:after="0" w:line="240" w:lineRule="auto"/>
              <w:rPr>
                <w:rFonts w:ascii="Times New Roman" w:eastAsia="Times New Roman" w:hAnsi="Times New Roman" w:cs="Times New Roman"/>
                <w:sz w:val="24"/>
                <w:szCs w:val="24"/>
              </w:rPr>
            </w:pPr>
            <w:r w:rsidRPr="004D163A">
              <w:rPr>
                <w:rFonts w:ascii="Times New Roman" w:eastAsia="Times New Roman" w:hAnsi="Times New Roman" w:cs="Times New Roman"/>
                <w:sz w:val="24"/>
                <w:szCs w:val="24"/>
              </w:rPr>
              <w:t xml:space="preserve">2)OOPs provides data hiding whereas in Procedure-oriented programming language a global data can be accessed from anywhere. </w:t>
            </w:r>
          </w:p>
        </w:tc>
      </w:tr>
      <w:tr w:rsidR="004D163A" w:rsidRPr="004D163A" w:rsidTr="004D163A">
        <w:trPr>
          <w:tblCellSpacing w:w="15" w:type="dxa"/>
        </w:trPr>
        <w:tc>
          <w:tcPr>
            <w:tcW w:w="0" w:type="auto"/>
            <w:vAlign w:val="center"/>
            <w:hideMark/>
          </w:tcPr>
          <w:p w:rsidR="004D163A" w:rsidRPr="004D163A" w:rsidRDefault="004D163A" w:rsidP="004D163A">
            <w:pPr>
              <w:spacing w:after="0" w:line="240" w:lineRule="auto"/>
              <w:rPr>
                <w:rFonts w:ascii="Times New Roman" w:eastAsia="Times New Roman" w:hAnsi="Times New Roman" w:cs="Times New Roman"/>
                <w:sz w:val="24"/>
                <w:szCs w:val="24"/>
              </w:rPr>
            </w:pPr>
            <w:r w:rsidRPr="004D163A">
              <w:rPr>
                <w:rFonts w:ascii="Times New Roman" w:eastAsia="Times New Roman" w:hAnsi="Times New Roman" w:cs="Times New Roman"/>
                <w:sz w:val="24"/>
                <w:szCs w:val="24"/>
              </w:rPr>
              <w:t>3)OOPs provides ability to simulate real-world event much more effectively. We can provide the solution of real word problem if we are using the Object-Oriented Programming language.</w:t>
            </w:r>
          </w:p>
        </w:tc>
      </w:tr>
    </w:tbl>
    <w:p w:rsidR="004D5896" w:rsidRDefault="00AE4442" w:rsidP="004D5896">
      <w:r>
        <w:rPr>
          <w:noProof/>
        </w:rPr>
        <w:drawing>
          <wp:anchor distT="0" distB="0" distL="114300" distR="114300" simplePos="0" relativeHeight="251662336" behindDoc="0" locked="0" layoutInCell="1" allowOverlap="1" wp14:anchorId="6664A49F" wp14:editId="3E0C5A07">
            <wp:simplePos x="0" y="0"/>
            <wp:positionH relativeFrom="margin">
              <wp:posOffset>3448050</wp:posOffset>
            </wp:positionH>
            <wp:positionV relativeFrom="margin">
              <wp:posOffset>3571240</wp:posOffset>
            </wp:positionV>
            <wp:extent cx="3362325" cy="1800225"/>
            <wp:effectExtent l="0" t="0" r="0" b="0"/>
            <wp:wrapSquare wrapText="bothSides"/>
            <wp:docPr id="21" name="Picture 21"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bject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23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E3FA7E" wp14:editId="2E0DB9AC">
            <wp:extent cx="3238500" cy="1866900"/>
            <wp:effectExtent l="0" t="0" r="0" b="0"/>
            <wp:docPr id="20" name="Picture 20"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obal 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1866900"/>
                    </a:xfrm>
                    <a:prstGeom prst="rect">
                      <a:avLst/>
                    </a:prstGeom>
                    <a:noFill/>
                    <a:ln>
                      <a:noFill/>
                    </a:ln>
                  </pic:spPr>
                </pic:pic>
              </a:graphicData>
            </a:graphic>
          </wp:inline>
        </w:drawing>
      </w:r>
    </w:p>
    <w:p w:rsidR="004D5896" w:rsidRDefault="004D5896" w:rsidP="004D5896">
      <w:pPr>
        <w:pStyle w:val="Heading2"/>
      </w:pPr>
      <w:r>
        <w:t>What is difference between object-oriented programming language and object-based programming language?</w:t>
      </w:r>
    </w:p>
    <w:p w:rsidR="004D5896" w:rsidRDefault="004D5896" w:rsidP="004D5896">
      <w:pPr>
        <w:pStyle w:val="NormalWeb"/>
      </w:pPr>
      <w:r>
        <w:t>Object based programming language follows all the features of OOPs except Inheritance. JavaScript and VBScript are examples of object based programming languages.</w:t>
      </w:r>
    </w:p>
    <w:p w:rsidR="00F77D8C" w:rsidRDefault="00F77D8C" w:rsidP="00EB3897">
      <w:pPr>
        <w:pStyle w:val="Title"/>
      </w:pPr>
      <w:r>
        <w:lastRenderedPageBreak/>
        <w:t>Java Naming conventions</w:t>
      </w:r>
    </w:p>
    <w:p w:rsidR="00F77D8C" w:rsidRPr="00F77D8C" w:rsidRDefault="00F77D8C" w:rsidP="00F77D8C">
      <w:pPr>
        <w:spacing w:before="100" w:beforeAutospacing="1" w:after="100" w:afterAutospacing="1"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 xml:space="preserve">Java </w:t>
      </w:r>
      <w:r w:rsidRPr="00F77D8C">
        <w:rPr>
          <w:rFonts w:ascii="Times New Roman" w:eastAsia="Times New Roman" w:hAnsi="Times New Roman" w:cs="Times New Roman"/>
          <w:b/>
          <w:bCs/>
          <w:sz w:val="24"/>
          <w:szCs w:val="24"/>
        </w:rPr>
        <w:t>naming convention</w:t>
      </w:r>
      <w:r w:rsidRPr="00F77D8C">
        <w:rPr>
          <w:rFonts w:ascii="Times New Roman" w:eastAsia="Times New Roman" w:hAnsi="Times New Roman" w:cs="Times New Roman"/>
          <w:sz w:val="24"/>
          <w:szCs w:val="24"/>
        </w:rPr>
        <w:t xml:space="preserve"> is a rule to follow as you decide what to name your identifiers such as class, package, variable, constant, method etc.</w:t>
      </w:r>
    </w:p>
    <w:p w:rsidR="00F77D8C" w:rsidRPr="00F77D8C" w:rsidRDefault="00F77D8C" w:rsidP="00F77D8C">
      <w:pPr>
        <w:spacing w:before="100" w:beforeAutospacing="1" w:after="100" w:afterAutospacing="1"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But, it is not forced to follow. So, it is known as convention not rule.</w:t>
      </w:r>
    </w:p>
    <w:p w:rsidR="00F77D8C" w:rsidRPr="00F77D8C" w:rsidRDefault="00F77D8C" w:rsidP="00F77D8C">
      <w:pPr>
        <w:spacing w:before="100" w:beforeAutospacing="1" w:after="100" w:afterAutospacing="1"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All the classes, interfaces, packages, methods and fields of java programming language are given according to java naming convention.</w:t>
      </w:r>
    </w:p>
    <w:p w:rsidR="00F77D8C" w:rsidRDefault="00F77D8C" w:rsidP="00F77D8C">
      <w:pPr>
        <w:pStyle w:val="Heading2"/>
      </w:pPr>
      <w:r>
        <w:t>Advantage of naming conventions in java</w:t>
      </w:r>
    </w:p>
    <w:p w:rsidR="00F77D8C" w:rsidRDefault="00F77D8C" w:rsidP="00F77D8C">
      <w:pPr>
        <w:pStyle w:val="NormalWeb"/>
      </w:pPr>
      <w:r>
        <w:t xml:space="preserve">By using standard Java naming conventions, you make your code easier to read for yourself and for other programmers. Readability of Java program is very important. It indicates that </w:t>
      </w:r>
      <w:r>
        <w:rPr>
          <w:b/>
          <w:bCs/>
        </w:rPr>
        <w:t>less time</w:t>
      </w:r>
      <w:r>
        <w:t xml:space="preserve"> is spent to figure out what the code does.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8"/>
        <w:gridCol w:w="9362"/>
      </w:tblGrid>
      <w:tr w:rsidR="00F77D8C" w:rsidRPr="00F77D8C" w:rsidTr="00F77D8C">
        <w:trPr>
          <w:tblCellSpacing w:w="15" w:type="dxa"/>
        </w:trPr>
        <w:tc>
          <w:tcPr>
            <w:tcW w:w="0" w:type="auto"/>
            <w:vAlign w:val="center"/>
            <w:hideMark/>
          </w:tcPr>
          <w:p w:rsidR="00F77D8C" w:rsidRPr="00F77D8C" w:rsidRDefault="00F77D8C" w:rsidP="00F77D8C">
            <w:pPr>
              <w:spacing w:after="0" w:line="240" w:lineRule="auto"/>
              <w:jc w:val="center"/>
              <w:rPr>
                <w:rFonts w:ascii="Times New Roman" w:eastAsia="Times New Roman" w:hAnsi="Times New Roman" w:cs="Times New Roman"/>
                <w:b/>
                <w:bCs/>
                <w:sz w:val="24"/>
                <w:szCs w:val="24"/>
              </w:rPr>
            </w:pPr>
            <w:r w:rsidRPr="00F77D8C">
              <w:rPr>
                <w:rFonts w:ascii="Times New Roman" w:eastAsia="Times New Roman" w:hAnsi="Times New Roman" w:cs="Times New Roman"/>
                <w:b/>
                <w:bCs/>
                <w:sz w:val="24"/>
                <w:szCs w:val="24"/>
              </w:rPr>
              <w:t>Name</w:t>
            </w:r>
          </w:p>
        </w:tc>
        <w:tc>
          <w:tcPr>
            <w:tcW w:w="0" w:type="auto"/>
            <w:vAlign w:val="center"/>
            <w:hideMark/>
          </w:tcPr>
          <w:p w:rsidR="00F77D8C" w:rsidRPr="00F77D8C" w:rsidRDefault="00F77D8C" w:rsidP="00F77D8C">
            <w:pPr>
              <w:spacing w:after="0" w:line="240" w:lineRule="auto"/>
              <w:jc w:val="center"/>
              <w:rPr>
                <w:rFonts w:ascii="Times New Roman" w:eastAsia="Times New Roman" w:hAnsi="Times New Roman" w:cs="Times New Roman"/>
                <w:b/>
                <w:bCs/>
                <w:sz w:val="24"/>
                <w:szCs w:val="24"/>
              </w:rPr>
            </w:pPr>
            <w:r w:rsidRPr="00F77D8C">
              <w:rPr>
                <w:rFonts w:ascii="Times New Roman" w:eastAsia="Times New Roman" w:hAnsi="Times New Roman" w:cs="Times New Roman"/>
                <w:b/>
                <w:bCs/>
                <w:sz w:val="24"/>
                <w:szCs w:val="24"/>
              </w:rPr>
              <w:t>Convention</w:t>
            </w:r>
          </w:p>
        </w:tc>
      </w:tr>
      <w:tr w:rsidR="00F77D8C" w:rsidRPr="00F77D8C" w:rsidTr="00F77D8C">
        <w:trPr>
          <w:tblCellSpacing w:w="15" w:type="dxa"/>
        </w:trPr>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class name</w:t>
            </w:r>
          </w:p>
        </w:tc>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should start with uppercase letter and be a noun e.g. String, Color, Button, System, Thread etc.</w:t>
            </w:r>
          </w:p>
        </w:tc>
      </w:tr>
      <w:tr w:rsidR="00F77D8C" w:rsidRPr="00F77D8C" w:rsidTr="00F77D8C">
        <w:trPr>
          <w:tblCellSpacing w:w="15" w:type="dxa"/>
        </w:trPr>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interface name</w:t>
            </w:r>
          </w:p>
        </w:tc>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should start with uppercase letter and be an adjective e.g. Runnable, Remote, ActionListener etc.</w:t>
            </w:r>
          </w:p>
        </w:tc>
      </w:tr>
      <w:tr w:rsidR="00F77D8C" w:rsidRPr="00F77D8C" w:rsidTr="00F77D8C">
        <w:trPr>
          <w:tblCellSpacing w:w="15" w:type="dxa"/>
        </w:trPr>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method name</w:t>
            </w:r>
          </w:p>
        </w:tc>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 xml:space="preserve">should start with lowercase letter and be a verb e.g. actionPerformed(), main(), print(), println() etc. </w:t>
            </w:r>
          </w:p>
        </w:tc>
      </w:tr>
      <w:tr w:rsidR="00F77D8C" w:rsidRPr="00F77D8C" w:rsidTr="00F77D8C">
        <w:trPr>
          <w:tblCellSpacing w:w="15" w:type="dxa"/>
        </w:trPr>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variable name</w:t>
            </w:r>
          </w:p>
        </w:tc>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should start with lowercase letter e.g. firstName, orderNumber etc.</w:t>
            </w:r>
          </w:p>
        </w:tc>
      </w:tr>
      <w:tr w:rsidR="00F77D8C" w:rsidRPr="00F77D8C" w:rsidTr="00F77D8C">
        <w:trPr>
          <w:tblCellSpacing w:w="15" w:type="dxa"/>
        </w:trPr>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package name</w:t>
            </w:r>
          </w:p>
        </w:tc>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 xml:space="preserve">should be in lowercase letter e.g. java, lang, sql, util etc. </w:t>
            </w:r>
          </w:p>
        </w:tc>
      </w:tr>
      <w:tr w:rsidR="00F77D8C" w:rsidRPr="00F77D8C" w:rsidTr="00F77D8C">
        <w:trPr>
          <w:tblCellSpacing w:w="15" w:type="dxa"/>
        </w:trPr>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constants name</w:t>
            </w:r>
          </w:p>
        </w:tc>
        <w:tc>
          <w:tcPr>
            <w:tcW w:w="0" w:type="auto"/>
            <w:vAlign w:val="center"/>
            <w:hideMark/>
          </w:tcPr>
          <w:p w:rsidR="00F77D8C" w:rsidRPr="00F77D8C" w:rsidRDefault="00F77D8C" w:rsidP="00F77D8C">
            <w:pPr>
              <w:spacing w:after="0" w:line="240" w:lineRule="auto"/>
              <w:rPr>
                <w:rFonts w:ascii="Times New Roman" w:eastAsia="Times New Roman" w:hAnsi="Times New Roman" w:cs="Times New Roman"/>
                <w:sz w:val="24"/>
                <w:szCs w:val="24"/>
              </w:rPr>
            </w:pPr>
            <w:r w:rsidRPr="00F77D8C">
              <w:rPr>
                <w:rFonts w:ascii="Times New Roman" w:eastAsia="Times New Roman" w:hAnsi="Times New Roman" w:cs="Times New Roman"/>
                <w:sz w:val="24"/>
                <w:szCs w:val="24"/>
              </w:rPr>
              <w:t>should be in uppercase letter. e.g. RED, YELLOW, MAX_PRIORITY etc.</w:t>
            </w:r>
          </w:p>
        </w:tc>
      </w:tr>
    </w:tbl>
    <w:p w:rsidR="004D5896" w:rsidRPr="004D5896" w:rsidRDefault="004D5896" w:rsidP="004D5896"/>
    <w:p w:rsidR="00CD5DF7" w:rsidRDefault="00CD5DF7" w:rsidP="00CD5DF7">
      <w:pPr>
        <w:pStyle w:val="Heading2"/>
      </w:pPr>
      <w:r>
        <w:t>CamelCase in java naming conventions</w:t>
      </w:r>
    </w:p>
    <w:p w:rsidR="00CD5DF7" w:rsidRDefault="00CD5DF7" w:rsidP="00CD5DF7">
      <w:pPr>
        <w:pStyle w:val="NormalWeb"/>
      </w:pPr>
      <w:r>
        <w:t>Java follows camelcase syntax for naming the class, interface, method and variable.</w:t>
      </w:r>
    </w:p>
    <w:p w:rsidR="00CD5DF7" w:rsidRDefault="00CD5DF7" w:rsidP="00CD5DF7">
      <w:pPr>
        <w:pStyle w:val="NormalWeb"/>
      </w:pPr>
      <w:r>
        <w:t>If name is combined with two words, second word will start with uppercase letter always e.g. actionPerformed(), firstName, ActionEvent, ActionListener etc.</w:t>
      </w:r>
    </w:p>
    <w:p w:rsidR="000B39DC" w:rsidRDefault="000B39DC" w:rsidP="00EB3897">
      <w:pPr>
        <w:pStyle w:val="Title"/>
      </w:pPr>
      <w:r>
        <w:t>Object and Class in Java</w:t>
      </w:r>
    </w:p>
    <w:p w:rsidR="000B39DC" w:rsidRDefault="000B39DC" w:rsidP="000B39DC">
      <w:pPr>
        <w:pStyle w:val="NormalWeb"/>
      </w:pPr>
      <w:r>
        <w:t xml:space="preserve">Object is the physical as well as logical entity whereas class is the logical entity only. </w:t>
      </w:r>
    </w:p>
    <w:p w:rsidR="000B39DC" w:rsidRPr="00EB3897" w:rsidRDefault="000B39DC" w:rsidP="00EB3897">
      <w:pPr>
        <w:pStyle w:val="Heading1"/>
      </w:pPr>
      <w:r w:rsidRPr="00EB3897">
        <w:t>Object in Java</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 xml:space="preserve">An entity that has state and behavior is known as an object e.g. chair, bike, marker, pen, table, car etc. It can be physical or logical (tangible and intangible). The example of intangible object is banking system. </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An object has three characteristics:</w:t>
      </w:r>
    </w:p>
    <w:p w:rsidR="000B39DC" w:rsidRPr="000B39DC" w:rsidRDefault="000B39DC" w:rsidP="00E4141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lastRenderedPageBreak/>
        <w:t>state:</w:t>
      </w:r>
      <w:r w:rsidRPr="000B39DC">
        <w:rPr>
          <w:rFonts w:ascii="Times New Roman" w:eastAsia="Times New Roman" w:hAnsi="Times New Roman" w:cs="Times New Roman"/>
          <w:sz w:val="24"/>
          <w:szCs w:val="24"/>
        </w:rPr>
        <w:t xml:space="preserve"> represents data (value) of an object.</w:t>
      </w:r>
    </w:p>
    <w:p w:rsidR="000B39DC" w:rsidRPr="000B39DC" w:rsidRDefault="000B39DC" w:rsidP="00E4141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behavior:</w:t>
      </w:r>
      <w:r w:rsidRPr="000B39DC">
        <w:rPr>
          <w:rFonts w:ascii="Times New Roman" w:eastAsia="Times New Roman" w:hAnsi="Times New Roman" w:cs="Times New Roman"/>
          <w:sz w:val="24"/>
          <w:szCs w:val="24"/>
        </w:rPr>
        <w:t xml:space="preserve"> represents the behavior (functionality) of an object such as deposit, withdraw etc.</w:t>
      </w:r>
    </w:p>
    <w:p w:rsidR="000B39DC" w:rsidRPr="000B39DC" w:rsidRDefault="000B39DC" w:rsidP="00E4141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identity:</w:t>
      </w:r>
      <w:r w:rsidRPr="000B39DC">
        <w:rPr>
          <w:rFonts w:ascii="Times New Roman" w:eastAsia="Times New Roman" w:hAnsi="Times New Roman" w:cs="Times New Roman"/>
          <w:sz w:val="24"/>
          <w:szCs w:val="24"/>
        </w:rPr>
        <w:t xml:space="preserve"> Object identity is typically implemented via a unique ID. The value of the ID is not visible to the external user. But, it is used internally by the JVM to identify each object uniquely.</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 xml:space="preserve">For Example: Pen is an object. Its name is Reynolds, color is white etc. known as its state. It is used to write, so writing is its behavior. </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Object is an instance of a class.</w:t>
      </w:r>
      <w:r w:rsidRPr="000B39DC">
        <w:rPr>
          <w:rFonts w:ascii="Times New Roman" w:eastAsia="Times New Roman" w:hAnsi="Times New Roman" w:cs="Times New Roman"/>
          <w:sz w:val="24"/>
          <w:szCs w:val="24"/>
        </w:rPr>
        <w:t xml:space="preserve"> Class is a template or blueprint from which objects are created. So object is the instance(result) of a class. </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Object Definitions:</w:t>
      </w:r>
    </w:p>
    <w:p w:rsidR="000B39DC" w:rsidRPr="000B39DC" w:rsidRDefault="000B39DC" w:rsidP="00E4141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 xml:space="preserve">Object is </w:t>
      </w:r>
      <w:r w:rsidRPr="000B39DC">
        <w:rPr>
          <w:rFonts w:ascii="Times New Roman" w:eastAsia="Times New Roman" w:hAnsi="Times New Roman" w:cs="Times New Roman"/>
          <w:i/>
          <w:iCs/>
          <w:sz w:val="24"/>
          <w:szCs w:val="24"/>
        </w:rPr>
        <w:t>a real world entity</w:t>
      </w:r>
      <w:r w:rsidRPr="000B39DC">
        <w:rPr>
          <w:rFonts w:ascii="Times New Roman" w:eastAsia="Times New Roman" w:hAnsi="Times New Roman" w:cs="Times New Roman"/>
          <w:sz w:val="24"/>
          <w:szCs w:val="24"/>
        </w:rPr>
        <w:t>.</w:t>
      </w:r>
    </w:p>
    <w:p w:rsidR="000B39DC" w:rsidRPr="000B39DC" w:rsidRDefault="000B39DC" w:rsidP="00E4141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 xml:space="preserve">Object is </w:t>
      </w:r>
      <w:r w:rsidRPr="000B39DC">
        <w:rPr>
          <w:rFonts w:ascii="Times New Roman" w:eastAsia="Times New Roman" w:hAnsi="Times New Roman" w:cs="Times New Roman"/>
          <w:i/>
          <w:iCs/>
          <w:sz w:val="24"/>
          <w:szCs w:val="24"/>
        </w:rPr>
        <w:t>a run time entity</w:t>
      </w:r>
      <w:r w:rsidRPr="000B39DC">
        <w:rPr>
          <w:rFonts w:ascii="Times New Roman" w:eastAsia="Times New Roman" w:hAnsi="Times New Roman" w:cs="Times New Roman"/>
          <w:sz w:val="24"/>
          <w:szCs w:val="24"/>
        </w:rPr>
        <w:t>.</w:t>
      </w:r>
    </w:p>
    <w:p w:rsidR="000B39DC" w:rsidRPr="000B39DC" w:rsidRDefault="000B39DC" w:rsidP="00E4141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 xml:space="preserve">Object is </w:t>
      </w:r>
      <w:r w:rsidRPr="000B39DC">
        <w:rPr>
          <w:rFonts w:ascii="Times New Roman" w:eastAsia="Times New Roman" w:hAnsi="Times New Roman" w:cs="Times New Roman"/>
          <w:i/>
          <w:iCs/>
          <w:sz w:val="24"/>
          <w:szCs w:val="24"/>
        </w:rPr>
        <w:t>an entity which has state and behavior</w:t>
      </w:r>
      <w:r w:rsidRPr="000B39DC">
        <w:rPr>
          <w:rFonts w:ascii="Times New Roman" w:eastAsia="Times New Roman" w:hAnsi="Times New Roman" w:cs="Times New Roman"/>
          <w:sz w:val="24"/>
          <w:szCs w:val="24"/>
        </w:rPr>
        <w:t>.</w:t>
      </w:r>
    </w:p>
    <w:p w:rsidR="000B39DC" w:rsidRPr="000B39DC" w:rsidRDefault="000B39DC" w:rsidP="00E41415">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 xml:space="preserve">Object is </w:t>
      </w:r>
      <w:r w:rsidRPr="000B39DC">
        <w:rPr>
          <w:rFonts w:ascii="Times New Roman" w:eastAsia="Times New Roman" w:hAnsi="Times New Roman" w:cs="Times New Roman"/>
          <w:i/>
          <w:iCs/>
          <w:sz w:val="24"/>
          <w:szCs w:val="24"/>
        </w:rPr>
        <w:t>an instance of a class</w:t>
      </w:r>
      <w:r w:rsidRPr="000B39DC">
        <w:rPr>
          <w:rFonts w:ascii="Times New Roman" w:eastAsia="Times New Roman" w:hAnsi="Times New Roman" w:cs="Times New Roman"/>
          <w:sz w:val="24"/>
          <w:szCs w:val="24"/>
        </w:rPr>
        <w:t>.</w:t>
      </w:r>
    </w:p>
    <w:p w:rsidR="000B39DC" w:rsidRPr="00EB3897" w:rsidRDefault="000B39DC" w:rsidP="00EB3897">
      <w:pPr>
        <w:pStyle w:val="Heading1"/>
      </w:pPr>
      <w:r w:rsidRPr="00EB3897">
        <w:t>Class in Java</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A class is a group of objects which have common properties. It is a template or blueprint from which objects are created. It is a logical entity. It can't be physical.</w:t>
      </w:r>
    </w:p>
    <w:p w:rsidR="000B39DC" w:rsidRPr="000B39DC" w:rsidRDefault="000B39DC" w:rsidP="000B39DC">
      <w:p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sz w:val="24"/>
          <w:szCs w:val="24"/>
        </w:rPr>
        <w:t>A class in Java can contain:</w:t>
      </w:r>
    </w:p>
    <w:p w:rsidR="000B39DC" w:rsidRPr="000B39DC" w:rsidRDefault="000B39DC" w:rsidP="00E41415">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fields</w:t>
      </w:r>
    </w:p>
    <w:p w:rsidR="000B39DC" w:rsidRPr="000B39DC" w:rsidRDefault="000B39DC" w:rsidP="00E41415">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methods</w:t>
      </w:r>
    </w:p>
    <w:p w:rsidR="000B39DC" w:rsidRPr="000B39DC" w:rsidRDefault="000B39DC" w:rsidP="00E41415">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constructors</w:t>
      </w:r>
    </w:p>
    <w:p w:rsidR="000B39DC" w:rsidRPr="000B39DC" w:rsidRDefault="000B39DC" w:rsidP="00E41415">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blocks</w:t>
      </w:r>
    </w:p>
    <w:p w:rsidR="000B39DC" w:rsidRPr="000B39DC" w:rsidRDefault="000B39DC" w:rsidP="00E41415">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B39DC">
        <w:rPr>
          <w:rFonts w:ascii="Times New Roman" w:eastAsia="Times New Roman" w:hAnsi="Times New Roman" w:cs="Times New Roman"/>
          <w:b/>
          <w:bCs/>
          <w:sz w:val="24"/>
          <w:szCs w:val="24"/>
        </w:rPr>
        <w:t>nested class and interface</w:t>
      </w:r>
    </w:p>
    <w:p w:rsidR="00273838" w:rsidRPr="00273838" w:rsidRDefault="00273838" w:rsidP="00273838">
      <w:pPr>
        <w:spacing w:before="100" w:beforeAutospacing="1" w:after="100" w:afterAutospacing="1" w:line="240" w:lineRule="auto"/>
        <w:outlineLvl w:val="2"/>
        <w:rPr>
          <w:rFonts w:ascii="Times New Roman" w:eastAsia="Times New Roman" w:hAnsi="Times New Roman" w:cs="Times New Roman"/>
          <w:b/>
          <w:bCs/>
          <w:sz w:val="27"/>
          <w:szCs w:val="27"/>
        </w:rPr>
      </w:pPr>
      <w:r w:rsidRPr="00273838">
        <w:rPr>
          <w:rFonts w:ascii="Times New Roman" w:eastAsia="Times New Roman" w:hAnsi="Times New Roman" w:cs="Times New Roman"/>
          <w:b/>
          <w:bCs/>
          <w:sz w:val="27"/>
          <w:szCs w:val="27"/>
        </w:rPr>
        <w:t>Syntax to declare a class:</w:t>
      </w:r>
    </w:p>
    <w:p w:rsidR="00273838" w:rsidRPr="003737C7" w:rsidRDefault="00273838" w:rsidP="0026032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class &lt;class_name&gt;{  </w:t>
      </w:r>
    </w:p>
    <w:p w:rsidR="00273838" w:rsidRPr="003737C7" w:rsidRDefault="00273838" w:rsidP="0026032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field;  </w:t>
      </w:r>
    </w:p>
    <w:p w:rsidR="00273838" w:rsidRPr="003737C7" w:rsidRDefault="00273838" w:rsidP="0026032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method;  </w:t>
      </w:r>
    </w:p>
    <w:p w:rsidR="00273838" w:rsidRPr="003737C7" w:rsidRDefault="00273838" w:rsidP="0026032D">
      <w:pPr>
        <w:shd w:val="clear" w:color="auto" w:fill="FABF8F" w:themeFill="accent6"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w:t>
      </w:r>
    </w:p>
    <w:p w:rsidR="0026032D" w:rsidRDefault="0026032D" w:rsidP="00D059BF">
      <w:pPr>
        <w:pStyle w:val="Title"/>
      </w:pPr>
      <w:r>
        <w:t>Instance variable in Java</w:t>
      </w:r>
    </w:p>
    <w:p w:rsidR="0026032D" w:rsidRDefault="0026032D" w:rsidP="0026032D">
      <w:pPr>
        <w:pStyle w:val="NormalWeb"/>
      </w:pPr>
      <w:r>
        <w:t>A variable which is created inside the class but outside the method, is known as instance variable. Instance variable doesn't get memory at compile time. It gets memory at run time when object(instance) is created. That is why, it is known as instance variable.</w:t>
      </w:r>
    </w:p>
    <w:p w:rsidR="0069018F" w:rsidRPr="0069018F" w:rsidRDefault="0069018F" w:rsidP="00D059BF">
      <w:pPr>
        <w:pStyle w:val="Title"/>
      </w:pPr>
      <w:r w:rsidRPr="0069018F">
        <w:t>Method in Java</w:t>
      </w:r>
    </w:p>
    <w:p w:rsidR="0069018F" w:rsidRDefault="0069018F" w:rsidP="0069018F">
      <w:pPr>
        <w:pStyle w:val="NormalWeb"/>
      </w:pPr>
      <w:r>
        <w:lastRenderedPageBreak/>
        <w:t>In java, a method is like function i.e. used to expose behavior of an object.</w:t>
      </w:r>
    </w:p>
    <w:p w:rsidR="0069018F" w:rsidRDefault="0069018F" w:rsidP="0069018F">
      <w:pPr>
        <w:pStyle w:val="Heading4"/>
      </w:pPr>
      <w:r>
        <w:t>Advantage of Method</w:t>
      </w:r>
    </w:p>
    <w:p w:rsidR="0069018F" w:rsidRDefault="0069018F" w:rsidP="00E41415">
      <w:pPr>
        <w:numPr>
          <w:ilvl w:val="0"/>
          <w:numId w:val="31"/>
        </w:numPr>
        <w:spacing w:before="100" w:beforeAutospacing="1" w:after="100" w:afterAutospacing="1" w:line="240" w:lineRule="auto"/>
      </w:pPr>
      <w:r>
        <w:t>Code Reusability</w:t>
      </w:r>
    </w:p>
    <w:p w:rsidR="0069018F" w:rsidRDefault="0069018F" w:rsidP="00E41415">
      <w:pPr>
        <w:numPr>
          <w:ilvl w:val="0"/>
          <w:numId w:val="31"/>
        </w:numPr>
        <w:spacing w:before="100" w:beforeAutospacing="1" w:after="100" w:afterAutospacing="1" w:line="240" w:lineRule="auto"/>
      </w:pPr>
      <w:r>
        <w:t>Code Optimization</w:t>
      </w:r>
    </w:p>
    <w:p w:rsidR="00EB3897" w:rsidRDefault="00F7208D" w:rsidP="00EB3897">
      <w:pPr>
        <w:spacing w:after="0"/>
        <w:rPr>
          <w:rStyle w:val="TitleChar"/>
        </w:rPr>
      </w:pPr>
      <w:r>
        <w:pict>
          <v:rect id="_x0000_i1038" style="width:0;height:1.5pt" o:hralign="center" o:hrstd="t" o:hr="t" fillcolor="#a0a0a0" stroked="f"/>
        </w:pict>
      </w:r>
      <w:r w:rsidR="0069018F" w:rsidRPr="00EB3897">
        <w:rPr>
          <w:rStyle w:val="TitleChar"/>
        </w:rPr>
        <w:t>new keyword in Java</w:t>
      </w:r>
    </w:p>
    <w:p w:rsidR="0069018F" w:rsidRDefault="0069018F" w:rsidP="00EB3897">
      <w:pPr>
        <w:spacing w:after="0"/>
        <w:rPr>
          <w:b/>
          <w:i/>
          <w:color w:val="C00000"/>
        </w:rPr>
      </w:pPr>
      <w:r w:rsidRPr="0069018F">
        <w:rPr>
          <w:b/>
          <w:i/>
          <w:color w:val="C00000"/>
        </w:rPr>
        <w:t>The new keyword is used to allocate memory at run time. All objects get memory in Heap memory area.</w:t>
      </w:r>
    </w:p>
    <w:p w:rsidR="00D059BF" w:rsidRPr="00EB3897" w:rsidRDefault="00D059BF" w:rsidP="00EB3897">
      <w:pPr>
        <w:spacing w:after="0"/>
        <w:rPr>
          <w:rFonts w:asciiTheme="majorHAnsi" w:eastAsiaTheme="majorEastAsia" w:hAnsiTheme="majorHAnsi" w:cstheme="majorBidi"/>
          <w:color w:val="17365D" w:themeColor="text2" w:themeShade="BF"/>
          <w:spacing w:val="5"/>
          <w:kern w:val="28"/>
          <w:sz w:val="40"/>
          <w:szCs w:val="52"/>
        </w:rPr>
      </w:pPr>
    </w:p>
    <w:p w:rsidR="000B74C2" w:rsidRPr="0048101B" w:rsidRDefault="000B74C2" w:rsidP="00EB3897">
      <w:pPr>
        <w:pStyle w:val="Title"/>
      </w:pPr>
      <w:r w:rsidRPr="0048101B">
        <w:t>Object and Class Example: main within class</w:t>
      </w:r>
    </w:p>
    <w:p w:rsidR="000B74C2" w:rsidRPr="000B74C2" w:rsidRDefault="000B74C2" w:rsidP="000B74C2">
      <w:pPr>
        <w:spacing w:before="100" w:beforeAutospacing="1" w:after="100" w:afterAutospacing="1" w:line="240" w:lineRule="auto"/>
        <w:rPr>
          <w:rFonts w:ascii="Times New Roman" w:eastAsia="Times New Roman" w:hAnsi="Times New Roman" w:cs="Times New Roman"/>
          <w:sz w:val="24"/>
          <w:szCs w:val="24"/>
        </w:rPr>
      </w:pPr>
      <w:r w:rsidRPr="000B74C2">
        <w:rPr>
          <w:rFonts w:ascii="Times New Roman" w:eastAsia="Times New Roman" w:hAnsi="Times New Roman" w:cs="Times New Roman"/>
          <w:sz w:val="24"/>
          <w:szCs w:val="24"/>
        </w:rPr>
        <w:t>Here, we are creating main() method inside the class.</w:t>
      </w:r>
    </w:p>
    <w:p w:rsidR="000B74C2" w:rsidRPr="000B74C2" w:rsidRDefault="000B74C2" w:rsidP="000B74C2">
      <w:pPr>
        <w:spacing w:before="100" w:beforeAutospacing="1" w:after="100" w:afterAutospacing="1" w:line="240" w:lineRule="auto"/>
        <w:rPr>
          <w:rFonts w:ascii="Times New Roman" w:eastAsia="Times New Roman" w:hAnsi="Times New Roman" w:cs="Times New Roman"/>
          <w:sz w:val="24"/>
          <w:szCs w:val="24"/>
        </w:rPr>
      </w:pPr>
      <w:r w:rsidRPr="000B74C2">
        <w:rPr>
          <w:rFonts w:ascii="Times New Roman" w:eastAsia="Times New Roman" w:hAnsi="Times New Roman" w:cs="Times New Roman"/>
          <w:sz w:val="24"/>
          <w:szCs w:val="24"/>
        </w:rPr>
        <w:t>File: Student.java</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class Student{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int id;//field or data member or instance variable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String name;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public static void main(String args[]){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Student s1=new Student();//creating an object of Student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System.out.println(s1.id);//accessing member through reference variable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System.out.println(s1.name);  </w:t>
      </w:r>
    </w:p>
    <w:p w:rsidR="000B74C2" w:rsidRPr="003737C7" w:rsidRDefault="000B74C2" w:rsidP="000B74C2">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  </w:t>
      </w:r>
    </w:p>
    <w:p w:rsidR="004D5896" w:rsidRPr="003737C7" w:rsidRDefault="000B74C2" w:rsidP="003737C7">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3737C7">
        <w:rPr>
          <w:rFonts w:ascii="Times New Roman" w:eastAsia="Times New Roman" w:hAnsi="Times New Roman" w:cs="Times New Roman"/>
          <w:b/>
          <w:i/>
          <w:color w:val="984806" w:themeColor="accent6" w:themeShade="80"/>
          <w:sz w:val="24"/>
          <w:szCs w:val="24"/>
        </w:rPr>
        <w:t>}  </w:t>
      </w:r>
    </w:p>
    <w:p w:rsidR="00D059BF" w:rsidRDefault="00D059BF" w:rsidP="00EB3897">
      <w:pPr>
        <w:pStyle w:val="Title"/>
      </w:pPr>
    </w:p>
    <w:p w:rsidR="0048101B" w:rsidRPr="0048101B" w:rsidRDefault="0048101B" w:rsidP="00EB3897">
      <w:pPr>
        <w:pStyle w:val="Title"/>
      </w:pPr>
      <w:r w:rsidRPr="0048101B">
        <w:t>Object and Class Example: main outside class</w:t>
      </w:r>
    </w:p>
    <w:p w:rsidR="0048101B" w:rsidRPr="0048101B" w:rsidRDefault="0048101B" w:rsidP="0048101B">
      <w:pPr>
        <w:spacing w:before="100" w:beforeAutospacing="1" w:after="100" w:afterAutospacing="1" w:line="240" w:lineRule="auto"/>
        <w:rPr>
          <w:rFonts w:ascii="Times New Roman" w:eastAsia="Times New Roman" w:hAnsi="Times New Roman" w:cs="Times New Roman"/>
          <w:sz w:val="24"/>
          <w:szCs w:val="24"/>
        </w:rPr>
      </w:pPr>
      <w:r w:rsidRPr="0048101B">
        <w:rPr>
          <w:rFonts w:ascii="Times New Roman" w:eastAsia="Times New Roman" w:hAnsi="Times New Roman" w:cs="Times New Roman"/>
          <w:sz w:val="24"/>
          <w:szCs w:val="24"/>
        </w:rPr>
        <w:t>In real time development, we create classes and use it from another class. It is a better approach than previous one. Let's see a simple example, where we are having main() method in another class.</w:t>
      </w:r>
    </w:p>
    <w:p w:rsidR="0048101B" w:rsidRPr="0048101B" w:rsidRDefault="0048101B" w:rsidP="0048101B">
      <w:pPr>
        <w:spacing w:before="100" w:beforeAutospacing="1" w:after="100" w:afterAutospacing="1" w:line="240" w:lineRule="auto"/>
        <w:rPr>
          <w:rFonts w:ascii="Times New Roman" w:eastAsia="Times New Roman" w:hAnsi="Times New Roman" w:cs="Times New Roman"/>
          <w:sz w:val="24"/>
          <w:szCs w:val="24"/>
        </w:rPr>
      </w:pPr>
      <w:r w:rsidRPr="0048101B">
        <w:rPr>
          <w:rFonts w:ascii="Times New Roman" w:eastAsia="Times New Roman" w:hAnsi="Times New Roman" w:cs="Times New Roman"/>
          <w:sz w:val="24"/>
          <w:szCs w:val="24"/>
        </w:rPr>
        <w:t>We can have multiple classes in different java files or single java file. If you define multiple classes in a single java source file, it is a good idea to save the file name with the class name which has main() method.</w:t>
      </w:r>
    </w:p>
    <w:p w:rsidR="0048101B" w:rsidRDefault="0048101B" w:rsidP="0048101B">
      <w:pPr>
        <w:spacing w:before="100" w:beforeAutospacing="1" w:after="100" w:afterAutospacing="1" w:line="240" w:lineRule="auto"/>
        <w:rPr>
          <w:rFonts w:ascii="Times New Roman" w:eastAsia="Times New Roman" w:hAnsi="Times New Roman" w:cs="Times New Roman"/>
          <w:sz w:val="24"/>
          <w:szCs w:val="24"/>
        </w:rPr>
      </w:pPr>
      <w:r w:rsidRPr="0048101B">
        <w:rPr>
          <w:rFonts w:ascii="Times New Roman" w:eastAsia="Times New Roman" w:hAnsi="Times New Roman" w:cs="Times New Roman"/>
          <w:sz w:val="24"/>
          <w:szCs w:val="24"/>
        </w:rPr>
        <w:t>File: TestStudent1.java</w:t>
      </w:r>
    </w:p>
    <w:p w:rsidR="00D059BF" w:rsidRPr="0048101B" w:rsidRDefault="00D059BF" w:rsidP="0048101B">
      <w:pPr>
        <w:spacing w:before="100" w:beforeAutospacing="1" w:after="100" w:afterAutospacing="1" w:line="240" w:lineRule="auto"/>
        <w:rPr>
          <w:rFonts w:ascii="Times New Roman" w:eastAsia="Times New Roman" w:hAnsi="Times New Roman" w:cs="Times New Roman"/>
          <w:sz w:val="24"/>
          <w:szCs w:val="24"/>
        </w:rPr>
      </w:pP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3737C7">
        <w:rPr>
          <w:rFonts w:ascii="Times New Roman" w:eastAsia="Times New Roman" w:hAnsi="Times New Roman" w:cs="Times New Roman"/>
          <w:b/>
          <w:i/>
          <w:color w:val="984806" w:themeColor="accent6" w:themeShade="80"/>
          <w:sz w:val="20"/>
          <w:szCs w:val="20"/>
        </w:rPr>
        <w:t>class</w:t>
      </w:r>
      <w:r w:rsidRPr="0048101B">
        <w:rPr>
          <w:rFonts w:ascii="Times New Roman" w:eastAsia="Times New Roman" w:hAnsi="Times New Roman" w:cs="Times New Roman"/>
          <w:b/>
          <w:i/>
          <w:color w:val="984806" w:themeColor="accent6" w:themeShade="80"/>
          <w:sz w:val="20"/>
          <w:szCs w:val="20"/>
        </w:rPr>
        <w:t> Student{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w:t>
      </w:r>
      <w:r w:rsidRPr="003737C7">
        <w:rPr>
          <w:rFonts w:ascii="Times New Roman" w:eastAsia="Times New Roman" w:hAnsi="Times New Roman" w:cs="Times New Roman"/>
          <w:b/>
          <w:i/>
          <w:color w:val="984806" w:themeColor="accent6" w:themeShade="80"/>
          <w:sz w:val="20"/>
          <w:szCs w:val="20"/>
        </w:rPr>
        <w:t>int</w:t>
      </w:r>
      <w:r w:rsidRPr="0048101B">
        <w:rPr>
          <w:rFonts w:ascii="Times New Roman" w:eastAsia="Times New Roman" w:hAnsi="Times New Roman" w:cs="Times New Roman"/>
          <w:b/>
          <w:i/>
          <w:color w:val="984806" w:themeColor="accent6" w:themeShade="80"/>
          <w:sz w:val="20"/>
          <w:szCs w:val="20"/>
        </w:rPr>
        <w:t> id;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String name;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3737C7">
        <w:rPr>
          <w:rFonts w:ascii="Times New Roman" w:eastAsia="Times New Roman" w:hAnsi="Times New Roman" w:cs="Times New Roman"/>
          <w:b/>
          <w:i/>
          <w:color w:val="984806" w:themeColor="accent6" w:themeShade="80"/>
          <w:sz w:val="20"/>
          <w:szCs w:val="20"/>
        </w:rPr>
        <w:t>class</w:t>
      </w:r>
      <w:r w:rsidRPr="0048101B">
        <w:rPr>
          <w:rFonts w:ascii="Times New Roman" w:eastAsia="Times New Roman" w:hAnsi="Times New Roman" w:cs="Times New Roman"/>
          <w:b/>
          <w:i/>
          <w:color w:val="984806" w:themeColor="accent6" w:themeShade="80"/>
          <w:sz w:val="20"/>
          <w:szCs w:val="20"/>
        </w:rPr>
        <w:t> TestStudent1{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w:t>
      </w:r>
      <w:r w:rsidRPr="003737C7">
        <w:rPr>
          <w:rFonts w:ascii="Times New Roman" w:eastAsia="Times New Roman" w:hAnsi="Times New Roman" w:cs="Times New Roman"/>
          <w:b/>
          <w:i/>
          <w:color w:val="984806" w:themeColor="accent6" w:themeShade="80"/>
          <w:sz w:val="20"/>
          <w:szCs w:val="20"/>
        </w:rPr>
        <w:t>public</w:t>
      </w:r>
      <w:r w:rsidRPr="0048101B">
        <w:rPr>
          <w:rFonts w:ascii="Times New Roman" w:eastAsia="Times New Roman" w:hAnsi="Times New Roman" w:cs="Times New Roman"/>
          <w:b/>
          <w:i/>
          <w:color w:val="984806" w:themeColor="accent6" w:themeShade="80"/>
          <w:sz w:val="20"/>
          <w:szCs w:val="20"/>
        </w:rPr>
        <w:t> </w:t>
      </w:r>
      <w:r w:rsidRPr="003737C7">
        <w:rPr>
          <w:rFonts w:ascii="Times New Roman" w:eastAsia="Times New Roman" w:hAnsi="Times New Roman" w:cs="Times New Roman"/>
          <w:b/>
          <w:i/>
          <w:color w:val="984806" w:themeColor="accent6" w:themeShade="80"/>
          <w:sz w:val="20"/>
          <w:szCs w:val="20"/>
        </w:rPr>
        <w:t>static</w:t>
      </w:r>
      <w:r w:rsidRPr="0048101B">
        <w:rPr>
          <w:rFonts w:ascii="Times New Roman" w:eastAsia="Times New Roman" w:hAnsi="Times New Roman" w:cs="Times New Roman"/>
          <w:b/>
          <w:i/>
          <w:color w:val="984806" w:themeColor="accent6" w:themeShade="80"/>
          <w:sz w:val="20"/>
          <w:szCs w:val="20"/>
        </w:rPr>
        <w:t> </w:t>
      </w:r>
      <w:r w:rsidRPr="003737C7">
        <w:rPr>
          <w:rFonts w:ascii="Times New Roman" w:eastAsia="Times New Roman" w:hAnsi="Times New Roman" w:cs="Times New Roman"/>
          <w:b/>
          <w:i/>
          <w:color w:val="984806" w:themeColor="accent6" w:themeShade="80"/>
          <w:sz w:val="20"/>
          <w:szCs w:val="20"/>
        </w:rPr>
        <w:t>void</w:t>
      </w:r>
      <w:r w:rsidRPr="0048101B">
        <w:rPr>
          <w:rFonts w:ascii="Times New Roman" w:eastAsia="Times New Roman" w:hAnsi="Times New Roman" w:cs="Times New Roman"/>
          <w:b/>
          <w:i/>
          <w:color w:val="984806" w:themeColor="accent6" w:themeShade="80"/>
          <w:sz w:val="20"/>
          <w:szCs w:val="20"/>
        </w:rPr>
        <w:t> main(String args[]){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Student s1=</w:t>
      </w:r>
      <w:r w:rsidRPr="003737C7">
        <w:rPr>
          <w:rFonts w:ascii="Times New Roman" w:eastAsia="Times New Roman" w:hAnsi="Times New Roman" w:cs="Times New Roman"/>
          <w:b/>
          <w:i/>
          <w:color w:val="984806" w:themeColor="accent6" w:themeShade="80"/>
          <w:sz w:val="20"/>
          <w:szCs w:val="20"/>
        </w:rPr>
        <w:t>new</w:t>
      </w:r>
      <w:r w:rsidRPr="0048101B">
        <w:rPr>
          <w:rFonts w:ascii="Times New Roman" w:eastAsia="Times New Roman" w:hAnsi="Times New Roman" w:cs="Times New Roman"/>
          <w:b/>
          <w:i/>
          <w:color w:val="984806" w:themeColor="accent6" w:themeShade="80"/>
          <w:sz w:val="20"/>
          <w:szCs w:val="20"/>
        </w:rPr>
        <w:t> Student();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System.out.println(s1.id);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System.out.println(s1.name);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  </w:t>
      </w:r>
    </w:p>
    <w:p w:rsidR="0048101B" w:rsidRPr="0048101B" w:rsidRDefault="0048101B" w:rsidP="00DE374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0"/>
          <w:szCs w:val="20"/>
        </w:rPr>
      </w:pPr>
      <w:r w:rsidRPr="0048101B">
        <w:rPr>
          <w:rFonts w:ascii="Times New Roman" w:eastAsia="Times New Roman" w:hAnsi="Times New Roman" w:cs="Times New Roman"/>
          <w:b/>
          <w:i/>
          <w:color w:val="984806" w:themeColor="accent6" w:themeShade="80"/>
          <w:sz w:val="20"/>
          <w:szCs w:val="20"/>
        </w:rPr>
        <w:t>}  </w:t>
      </w:r>
    </w:p>
    <w:p w:rsidR="003737C7" w:rsidRPr="009D1A6C" w:rsidRDefault="003737C7" w:rsidP="00EB3897">
      <w:pPr>
        <w:pStyle w:val="Title"/>
      </w:pPr>
      <w:r w:rsidRPr="009D1A6C">
        <w:t>3 Ways to initialize object</w:t>
      </w:r>
      <w:r w:rsidR="0053678A" w:rsidRPr="009D1A6C">
        <w:t xml:space="preserve"> </w:t>
      </w:r>
    </w:p>
    <w:p w:rsidR="003737C7" w:rsidRDefault="00D059BF" w:rsidP="003737C7">
      <w:pPr>
        <w:pStyle w:val="NormalWeb"/>
      </w:pPr>
      <w:r w:rsidRPr="009D1A6C">
        <w:rPr>
          <w:rFonts w:asciiTheme="majorHAnsi" w:eastAsiaTheme="majorEastAsia" w:hAnsiTheme="majorHAnsi" w:cstheme="majorBidi"/>
          <w:noProof/>
          <w:color w:val="365F91" w:themeColor="accent1" w:themeShade="BF"/>
          <w:sz w:val="28"/>
          <w:szCs w:val="28"/>
        </w:rPr>
        <w:drawing>
          <wp:anchor distT="0" distB="0" distL="114300" distR="114300" simplePos="0" relativeHeight="251664384" behindDoc="0" locked="0" layoutInCell="1" allowOverlap="1" wp14:anchorId="51E6CEE2" wp14:editId="1E9B8E05">
            <wp:simplePos x="0" y="0"/>
            <wp:positionH relativeFrom="margin">
              <wp:posOffset>3314700</wp:posOffset>
            </wp:positionH>
            <wp:positionV relativeFrom="margin">
              <wp:posOffset>4609465</wp:posOffset>
            </wp:positionV>
            <wp:extent cx="3419475" cy="2066925"/>
            <wp:effectExtent l="0" t="0" r="0" b="0"/>
            <wp:wrapSquare wrapText="bothSides"/>
            <wp:docPr id="22" name="Picture 22"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bject in java with valu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947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C7">
        <w:t>There are 3 ways to initialize object in java.</w:t>
      </w:r>
      <w:r w:rsidRPr="00D059BF">
        <w:rPr>
          <w:rFonts w:asciiTheme="majorHAnsi" w:eastAsiaTheme="majorEastAsia" w:hAnsiTheme="majorHAnsi" w:cstheme="majorBidi"/>
          <w:color w:val="365F91" w:themeColor="accent1" w:themeShade="BF"/>
          <w:sz w:val="28"/>
          <w:szCs w:val="28"/>
        </w:rPr>
        <w:t xml:space="preserve"> </w:t>
      </w:r>
    </w:p>
    <w:p w:rsidR="003737C7" w:rsidRDefault="003737C7" w:rsidP="00E41415">
      <w:pPr>
        <w:numPr>
          <w:ilvl w:val="0"/>
          <w:numId w:val="32"/>
        </w:numPr>
        <w:spacing w:before="100" w:beforeAutospacing="1" w:after="100" w:afterAutospacing="1" w:line="240" w:lineRule="auto"/>
      </w:pPr>
      <w:r>
        <w:t>By reference variable</w:t>
      </w:r>
    </w:p>
    <w:p w:rsidR="003737C7" w:rsidRDefault="003737C7" w:rsidP="00E41415">
      <w:pPr>
        <w:numPr>
          <w:ilvl w:val="0"/>
          <w:numId w:val="32"/>
        </w:numPr>
        <w:spacing w:before="100" w:beforeAutospacing="1" w:after="100" w:afterAutospacing="1" w:line="240" w:lineRule="auto"/>
      </w:pPr>
      <w:r>
        <w:t>By method</w:t>
      </w:r>
    </w:p>
    <w:p w:rsidR="003737C7" w:rsidRDefault="003737C7" w:rsidP="00E41415">
      <w:pPr>
        <w:numPr>
          <w:ilvl w:val="0"/>
          <w:numId w:val="32"/>
        </w:numPr>
        <w:spacing w:before="100" w:beforeAutospacing="1" w:after="100" w:afterAutospacing="1" w:line="240" w:lineRule="auto"/>
      </w:pPr>
      <w:r>
        <w:t>By constructor</w:t>
      </w:r>
      <w:r w:rsidR="00B5532B">
        <w:t xml:space="preserve"> (will discuss later)</w:t>
      </w:r>
    </w:p>
    <w:p w:rsidR="006D2F4E" w:rsidRDefault="006D2F4E" w:rsidP="006D2F4E">
      <w:pPr>
        <w:spacing w:before="100" w:beforeAutospacing="1" w:after="100" w:afterAutospacing="1" w:line="240" w:lineRule="auto"/>
      </w:pPr>
      <w:r>
        <w:t>object gets the memory in heap memory area. The reference variable refers to the object allocated in the heap memory area. Here, s1 and s2 both are reference variables that refer to the objects allocated in memory.</w:t>
      </w:r>
    </w:p>
    <w:p w:rsidR="003737C7" w:rsidRDefault="003737C7" w:rsidP="000F0DC8">
      <w:pPr>
        <w:pStyle w:val="Heading1"/>
      </w:pPr>
      <w:r>
        <w:t>1) Object and Class Example: Initialization through reference</w:t>
      </w:r>
    </w:p>
    <w:p w:rsidR="003737C7" w:rsidRDefault="003737C7" w:rsidP="0053678A">
      <w:pPr>
        <w:pStyle w:val="NormalWeb"/>
      </w:pPr>
      <w:r>
        <w:t>Initializing object simply means storing data into object. Let's see a simple example where we are going to initialize object through reference variable.</w:t>
      </w:r>
    </w:p>
    <w:p w:rsidR="00587395" w:rsidRDefault="00587395" w:rsidP="000F0DC8">
      <w:pPr>
        <w:pStyle w:val="Heading1"/>
      </w:pPr>
      <w:r>
        <w:t>2) Object and Class Example: Initialization through method</w:t>
      </w:r>
    </w:p>
    <w:p w:rsidR="00587395" w:rsidRDefault="00587395" w:rsidP="00587395">
      <w:pPr>
        <w:pStyle w:val="NormalWeb"/>
      </w:pPr>
      <w:r>
        <w:t>In this example, we are creating the two objects of Student class and initializing the value to these objects by invoking the insertRecord method. Here, we are displaying the state (data) of the objects by invoking the displayInformation() method.</w:t>
      </w:r>
    </w:p>
    <w:p w:rsidR="00587395" w:rsidRPr="00587395" w:rsidRDefault="00587395" w:rsidP="00587395">
      <w:pPr>
        <w:autoSpaceDE w:val="0"/>
        <w:autoSpaceDN w:val="0"/>
        <w:adjustRightInd w:val="0"/>
        <w:spacing w:after="0" w:line="240" w:lineRule="auto"/>
        <w:rPr>
          <w:rFonts w:ascii="Consolas" w:hAnsi="Consolas" w:cs="Consolas"/>
          <w:b/>
          <w:bCs/>
          <w:color w:val="7F0055"/>
        </w:rPr>
      </w:pPr>
      <w:r w:rsidRPr="00587395">
        <w:rPr>
          <w:rFonts w:ascii="Consolas" w:hAnsi="Consolas" w:cs="Consolas"/>
          <w:b/>
          <w:bCs/>
          <w:color w:val="7F0055"/>
        </w:rPr>
        <w:lastRenderedPageBreak/>
        <w:t>Example:</w:t>
      </w:r>
    </w:p>
    <w:p w:rsidR="00587395" w:rsidRDefault="00587395" w:rsidP="00587395">
      <w:pPr>
        <w:autoSpaceDE w:val="0"/>
        <w:autoSpaceDN w:val="0"/>
        <w:adjustRightInd w:val="0"/>
        <w:spacing w:after="0" w:line="240" w:lineRule="auto"/>
        <w:rPr>
          <w:rFonts w:ascii="Consolas" w:hAnsi="Consolas" w:cs="Consolas"/>
          <w:b/>
          <w:bCs/>
          <w:color w:val="7F0055"/>
          <w:sz w:val="20"/>
          <w:szCs w:val="20"/>
        </w:rPr>
      </w:pP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bCs/>
          <w:i/>
          <w:color w:val="984806" w:themeColor="accent6" w:themeShade="80"/>
          <w:sz w:val="24"/>
          <w:szCs w:val="24"/>
        </w:rPr>
        <w:t>class</w:t>
      </w:r>
      <w:r w:rsidRPr="00587395">
        <w:rPr>
          <w:rFonts w:ascii="Times New Roman" w:hAnsi="Times New Roman" w:cs="Times New Roman"/>
          <w:i/>
          <w:color w:val="984806" w:themeColor="accent6" w:themeShade="80"/>
          <w:sz w:val="24"/>
          <w:szCs w:val="24"/>
        </w:rPr>
        <w:t xml:space="preserve"> Student{</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bCs/>
          <w:i/>
          <w:color w:val="984806" w:themeColor="accent6" w:themeShade="80"/>
          <w:sz w:val="24"/>
          <w:szCs w:val="24"/>
        </w:rPr>
        <w:t>int</w:t>
      </w:r>
      <w:r w:rsidRPr="00587395">
        <w:rPr>
          <w:rFonts w:ascii="Times New Roman" w:hAnsi="Times New Roman" w:cs="Times New Roman"/>
          <w:i/>
          <w:color w:val="984806" w:themeColor="accent6" w:themeShade="80"/>
          <w:sz w:val="24"/>
          <w:szCs w:val="24"/>
        </w:rPr>
        <w:t xml:space="preserve"> id;</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t>String name;</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bCs/>
          <w:i/>
          <w:color w:val="984806" w:themeColor="accent6" w:themeShade="80"/>
          <w:sz w:val="24"/>
          <w:szCs w:val="24"/>
        </w:rPr>
        <w:t>public</w:t>
      </w:r>
      <w:r w:rsidRPr="00587395">
        <w:rPr>
          <w:rFonts w:ascii="Times New Roman" w:hAnsi="Times New Roman" w:cs="Times New Roman"/>
          <w:i/>
          <w:color w:val="984806" w:themeColor="accent6" w:themeShade="80"/>
          <w:sz w:val="24"/>
          <w:szCs w:val="24"/>
        </w:rPr>
        <w:t xml:space="preserve"> </w:t>
      </w:r>
      <w:r w:rsidRPr="00587395">
        <w:rPr>
          <w:rFonts w:ascii="Times New Roman" w:hAnsi="Times New Roman" w:cs="Times New Roman"/>
          <w:bCs/>
          <w:i/>
          <w:color w:val="984806" w:themeColor="accent6" w:themeShade="80"/>
          <w:sz w:val="24"/>
          <w:szCs w:val="24"/>
        </w:rPr>
        <w:t>void</w:t>
      </w:r>
      <w:r w:rsidRPr="00587395">
        <w:rPr>
          <w:rFonts w:ascii="Times New Roman" w:hAnsi="Times New Roman" w:cs="Times New Roman"/>
          <w:i/>
          <w:color w:val="984806" w:themeColor="accent6" w:themeShade="80"/>
          <w:sz w:val="24"/>
          <w:szCs w:val="24"/>
        </w:rPr>
        <w:t xml:space="preserve"> insertData(</w:t>
      </w:r>
      <w:r w:rsidRPr="00587395">
        <w:rPr>
          <w:rFonts w:ascii="Times New Roman" w:hAnsi="Times New Roman" w:cs="Times New Roman"/>
          <w:bCs/>
          <w:i/>
          <w:color w:val="984806" w:themeColor="accent6" w:themeShade="80"/>
          <w:sz w:val="24"/>
          <w:szCs w:val="24"/>
        </w:rPr>
        <w:t>int</w:t>
      </w:r>
      <w:r w:rsidRPr="00587395">
        <w:rPr>
          <w:rFonts w:ascii="Times New Roman" w:hAnsi="Times New Roman" w:cs="Times New Roman"/>
          <w:i/>
          <w:color w:val="984806" w:themeColor="accent6" w:themeShade="80"/>
          <w:sz w:val="24"/>
          <w:szCs w:val="24"/>
        </w:rPr>
        <w:t xml:space="preserve"> sid, String sname){</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id=sid;</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name=sname;</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t>}</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bCs/>
          <w:i/>
          <w:color w:val="984806" w:themeColor="accent6" w:themeShade="80"/>
          <w:sz w:val="24"/>
          <w:szCs w:val="24"/>
        </w:rPr>
        <w:t>public</w:t>
      </w:r>
      <w:r w:rsidRPr="00587395">
        <w:rPr>
          <w:rFonts w:ascii="Times New Roman" w:hAnsi="Times New Roman" w:cs="Times New Roman"/>
          <w:i/>
          <w:color w:val="984806" w:themeColor="accent6" w:themeShade="80"/>
          <w:sz w:val="24"/>
          <w:szCs w:val="24"/>
        </w:rPr>
        <w:t xml:space="preserve"> </w:t>
      </w:r>
      <w:r w:rsidRPr="00587395">
        <w:rPr>
          <w:rFonts w:ascii="Times New Roman" w:hAnsi="Times New Roman" w:cs="Times New Roman"/>
          <w:bCs/>
          <w:i/>
          <w:color w:val="984806" w:themeColor="accent6" w:themeShade="80"/>
          <w:sz w:val="24"/>
          <w:szCs w:val="24"/>
        </w:rPr>
        <w:t>void</w:t>
      </w:r>
      <w:r w:rsidRPr="00587395">
        <w:rPr>
          <w:rFonts w:ascii="Times New Roman" w:hAnsi="Times New Roman" w:cs="Times New Roman"/>
          <w:i/>
          <w:color w:val="984806" w:themeColor="accent6" w:themeShade="80"/>
          <w:sz w:val="24"/>
          <w:szCs w:val="24"/>
        </w:rPr>
        <w:t xml:space="preserve"> showData(){</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System.</w:t>
      </w:r>
      <w:r w:rsidRPr="00587395">
        <w:rPr>
          <w:rFonts w:ascii="Times New Roman" w:hAnsi="Times New Roman" w:cs="Times New Roman"/>
          <w:bCs/>
          <w:i/>
          <w:iCs/>
          <w:color w:val="984806" w:themeColor="accent6" w:themeShade="80"/>
          <w:sz w:val="24"/>
          <w:szCs w:val="24"/>
        </w:rPr>
        <w:t>out</w:t>
      </w:r>
      <w:r w:rsidRPr="00587395">
        <w:rPr>
          <w:rFonts w:ascii="Times New Roman" w:hAnsi="Times New Roman" w:cs="Times New Roman"/>
          <w:i/>
          <w:color w:val="984806" w:themeColor="accent6" w:themeShade="80"/>
          <w:sz w:val="24"/>
          <w:szCs w:val="24"/>
        </w:rPr>
        <w:t>.println("Student Id is:"+id);</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System.</w:t>
      </w:r>
      <w:r w:rsidRPr="00587395">
        <w:rPr>
          <w:rFonts w:ascii="Times New Roman" w:hAnsi="Times New Roman" w:cs="Times New Roman"/>
          <w:bCs/>
          <w:i/>
          <w:iCs/>
          <w:color w:val="984806" w:themeColor="accent6" w:themeShade="80"/>
          <w:sz w:val="24"/>
          <w:szCs w:val="24"/>
        </w:rPr>
        <w:t>out</w:t>
      </w:r>
      <w:r w:rsidRPr="00587395">
        <w:rPr>
          <w:rFonts w:ascii="Times New Roman" w:hAnsi="Times New Roman" w:cs="Times New Roman"/>
          <w:i/>
          <w:color w:val="984806" w:themeColor="accent6" w:themeShade="80"/>
          <w:sz w:val="24"/>
          <w:szCs w:val="24"/>
        </w:rPr>
        <w:t>.println("Student Name is:"+name);</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t>}</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bCs/>
          <w:i/>
          <w:color w:val="984806" w:themeColor="accent6" w:themeShade="80"/>
          <w:sz w:val="24"/>
          <w:szCs w:val="24"/>
        </w:rPr>
        <w:t>public</w:t>
      </w:r>
      <w:r w:rsidRPr="00587395">
        <w:rPr>
          <w:rFonts w:ascii="Times New Roman" w:hAnsi="Times New Roman" w:cs="Times New Roman"/>
          <w:i/>
          <w:color w:val="984806" w:themeColor="accent6" w:themeShade="80"/>
          <w:sz w:val="24"/>
          <w:szCs w:val="24"/>
        </w:rPr>
        <w:t xml:space="preserve"> </w:t>
      </w:r>
      <w:r w:rsidRPr="00587395">
        <w:rPr>
          <w:rFonts w:ascii="Times New Roman" w:hAnsi="Times New Roman" w:cs="Times New Roman"/>
          <w:bCs/>
          <w:i/>
          <w:color w:val="984806" w:themeColor="accent6" w:themeShade="80"/>
          <w:sz w:val="24"/>
          <w:szCs w:val="24"/>
        </w:rPr>
        <w:t>class</w:t>
      </w:r>
      <w:r w:rsidRPr="00587395">
        <w:rPr>
          <w:rFonts w:ascii="Times New Roman" w:hAnsi="Times New Roman" w:cs="Times New Roman"/>
          <w:i/>
          <w:color w:val="984806" w:themeColor="accent6" w:themeShade="80"/>
          <w:sz w:val="24"/>
          <w:szCs w:val="24"/>
        </w:rPr>
        <w:t xml:space="preserve"> MainOutsideClass {</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bCs/>
          <w:i/>
          <w:color w:val="984806" w:themeColor="accent6" w:themeShade="80"/>
          <w:sz w:val="24"/>
          <w:szCs w:val="24"/>
        </w:rPr>
        <w:t>static</w:t>
      </w:r>
      <w:r w:rsidRPr="00587395">
        <w:rPr>
          <w:rFonts w:ascii="Times New Roman" w:hAnsi="Times New Roman" w:cs="Times New Roman"/>
          <w:i/>
          <w:color w:val="984806" w:themeColor="accent6" w:themeShade="80"/>
          <w:sz w:val="24"/>
          <w:szCs w:val="24"/>
        </w:rPr>
        <w:t xml:space="preserve"> </w:t>
      </w:r>
      <w:r w:rsidRPr="00587395">
        <w:rPr>
          <w:rFonts w:ascii="Times New Roman" w:hAnsi="Times New Roman" w:cs="Times New Roman"/>
          <w:bCs/>
          <w:i/>
          <w:color w:val="984806" w:themeColor="accent6" w:themeShade="80"/>
          <w:sz w:val="24"/>
          <w:szCs w:val="24"/>
        </w:rPr>
        <w:t>public</w:t>
      </w:r>
      <w:r w:rsidRPr="00587395">
        <w:rPr>
          <w:rFonts w:ascii="Times New Roman" w:hAnsi="Times New Roman" w:cs="Times New Roman"/>
          <w:i/>
          <w:color w:val="984806" w:themeColor="accent6" w:themeShade="80"/>
          <w:sz w:val="24"/>
          <w:szCs w:val="24"/>
        </w:rPr>
        <w:t xml:space="preserve"> </w:t>
      </w:r>
      <w:r w:rsidRPr="00587395">
        <w:rPr>
          <w:rFonts w:ascii="Times New Roman" w:hAnsi="Times New Roman" w:cs="Times New Roman"/>
          <w:bCs/>
          <w:i/>
          <w:color w:val="984806" w:themeColor="accent6" w:themeShade="80"/>
          <w:sz w:val="24"/>
          <w:szCs w:val="24"/>
        </w:rPr>
        <w:t>void</w:t>
      </w:r>
      <w:r w:rsidRPr="00587395">
        <w:rPr>
          <w:rFonts w:ascii="Times New Roman" w:hAnsi="Times New Roman" w:cs="Times New Roman"/>
          <w:i/>
          <w:color w:val="984806" w:themeColor="accent6" w:themeShade="80"/>
          <w:sz w:val="24"/>
          <w:szCs w:val="24"/>
        </w:rPr>
        <w:t xml:space="preserve"> main(String[] args) {</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 xml:space="preserve">Student sobj = </w:t>
      </w:r>
      <w:r w:rsidRPr="00587395">
        <w:rPr>
          <w:rFonts w:ascii="Times New Roman" w:hAnsi="Times New Roman" w:cs="Times New Roman"/>
          <w:bCs/>
          <w:i/>
          <w:color w:val="984806" w:themeColor="accent6" w:themeShade="80"/>
          <w:sz w:val="24"/>
          <w:szCs w:val="24"/>
        </w:rPr>
        <w:t>new</w:t>
      </w:r>
      <w:r w:rsidRPr="00587395">
        <w:rPr>
          <w:rFonts w:ascii="Times New Roman" w:hAnsi="Times New Roman" w:cs="Times New Roman"/>
          <w:i/>
          <w:color w:val="984806" w:themeColor="accent6" w:themeShade="80"/>
          <w:sz w:val="24"/>
          <w:szCs w:val="24"/>
        </w:rPr>
        <w:t xml:space="preserve"> Student();</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b/>
          <w:i/>
          <w:color w:val="403152" w:themeColor="accent4"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b/>
          <w:i/>
          <w:color w:val="403152" w:themeColor="accent4" w:themeShade="80"/>
          <w:sz w:val="24"/>
          <w:szCs w:val="24"/>
        </w:rPr>
        <w:t>//initialize object By reference variable</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sobj.id=100;</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sobj.name="Shaveta";</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System.</w:t>
      </w:r>
      <w:r w:rsidRPr="00587395">
        <w:rPr>
          <w:rFonts w:ascii="Times New Roman" w:hAnsi="Times New Roman" w:cs="Times New Roman"/>
          <w:bCs/>
          <w:i/>
          <w:iCs/>
          <w:color w:val="984806" w:themeColor="accent6" w:themeShade="80"/>
          <w:sz w:val="24"/>
          <w:szCs w:val="24"/>
        </w:rPr>
        <w:t>out</w:t>
      </w:r>
      <w:r w:rsidRPr="00587395">
        <w:rPr>
          <w:rFonts w:ascii="Times New Roman" w:hAnsi="Times New Roman" w:cs="Times New Roman"/>
          <w:i/>
          <w:color w:val="984806" w:themeColor="accent6" w:themeShade="80"/>
          <w:sz w:val="24"/>
          <w:szCs w:val="24"/>
        </w:rPr>
        <w:t>.println(sobj.id);</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System.</w:t>
      </w:r>
      <w:r w:rsidRPr="00587395">
        <w:rPr>
          <w:rFonts w:ascii="Times New Roman" w:hAnsi="Times New Roman" w:cs="Times New Roman"/>
          <w:bCs/>
          <w:i/>
          <w:iCs/>
          <w:color w:val="984806" w:themeColor="accent6" w:themeShade="80"/>
          <w:sz w:val="24"/>
          <w:szCs w:val="24"/>
        </w:rPr>
        <w:t>out</w:t>
      </w:r>
      <w:r w:rsidRPr="00587395">
        <w:rPr>
          <w:rFonts w:ascii="Times New Roman" w:hAnsi="Times New Roman" w:cs="Times New Roman"/>
          <w:i/>
          <w:color w:val="984806" w:themeColor="accent6" w:themeShade="80"/>
          <w:sz w:val="24"/>
          <w:szCs w:val="24"/>
        </w:rPr>
        <w:t>.println(sobj.name);</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 xml:space="preserve">Student sobj2 = </w:t>
      </w:r>
      <w:r w:rsidRPr="00587395">
        <w:rPr>
          <w:rFonts w:ascii="Times New Roman" w:hAnsi="Times New Roman" w:cs="Times New Roman"/>
          <w:bCs/>
          <w:i/>
          <w:color w:val="984806" w:themeColor="accent6" w:themeShade="80"/>
          <w:sz w:val="24"/>
          <w:szCs w:val="24"/>
        </w:rPr>
        <w:t>new</w:t>
      </w:r>
      <w:r w:rsidRPr="00587395">
        <w:rPr>
          <w:rFonts w:ascii="Times New Roman" w:hAnsi="Times New Roman" w:cs="Times New Roman"/>
          <w:i/>
          <w:color w:val="984806" w:themeColor="accent6" w:themeShade="80"/>
          <w:sz w:val="24"/>
          <w:szCs w:val="24"/>
        </w:rPr>
        <w:t xml:space="preserve"> Student();</w:t>
      </w:r>
    </w:p>
    <w:p w:rsid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b/>
          <w:i/>
          <w:color w:val="403152" w:themeColor="accent4" w:themeShade="80"/>
          <w:sz w:val="24"/>
          <w:szCs w:val="24"/>
        </w:rPr>
      </w:pPr>
      <w:r w:rsidRPr="00587395">
        <w:rPr>
          <w:rFonts w:ascii="Times New Roman" w:hAnsi="Times New Roman" w:cs="Times New Roman"/>
          <w:b/>
          <w:i/>
          <w:color w:val="984806" w:themeColor="accent6" w:themeShade="80"/>
          <w:sz w:val="24"/>
          <w:szCs w:val="24"/>
        </w:rPr>
        <w:t xml:space="preserve">                        </w:t>
      </w:r>
      <w:r w:rsidRPr="00587395">
        <w:rPr>
          <w:rFonts w:ascii="Times New Roman" w:hAnsi="Times New Roman" w:cs="Times New Roman"/>
          <w:b/>
          <w:i/>
          <w:color w:val="403152" w:themeColor="accent4" w:themeShade="80"/>
          <w:sz w:val="24"/>
          <w:szCs w:val="24"/>
        </w:rPr>
        <w:t>//initialize object By method</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sobj2.insertData(100,"shaveta");</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t>sobj2.showData();</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r>
      <w:r w:rsidRPr="00587395">
        <w:rPr>
          <w:rFonts w:ascii="Times New Roman" w:hAnsi="Times New Roman" w:cs="Times New Roman"/>
          <w:i/>
          <w:color w:val="984806" w:themeColor="accent6" w:themeShade="80"/>
          <w:sz w:val="24"/>
          <w:szCs w:val="24"/>
        </w:rPr>
        <w:tab/>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ab/>
        <w:t>}</w:t>
      </w:r>
    </w:p>
    <w:p w:rsidR="00587395" w:rsidRPr="00587395" w:rsidRDefault="00587395" w:rsidP="00587395">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p>
    <w:p w:rsidR="00587395" w:rsidRPr="00292571" w:rsidRDefault="00587395" w:rsidP="00292571">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4"/>
          <w:szCs w:val="24"/>
        </w:rPr>
      </w:pPr>
      <w:r w:rsidRPr="00587395">
        <w:rPr>
          <w:rFonts w:ascii="Times New Roman" w:hAnsi="Times New Roman" w:cs="Times New Roman"/>
          <w:i/>
          <w:color w:val="984806" w:themeColor="accent6" w:themeShade="80"/>
          <w:sz w:val="24"/>
          <w:szCs w:val="24"/>
        </w:rPr>
        <w:t>}</w:t>
      </w:r>
    </w:p>
    <w:p w:rsidR="00EB3897" w:rsidRDefault="00EB3897" w:rsidP="00EB3897">
      <w:pPr>
        <w:pStyle w:val="Title"/>
      </w:pPr>
    </w:p>
    <w:p w:rsidR="00292571" w:rsidRPr="00EB3897" w:rsidRDefault="00292571" w:rsidP="00EB3897">
      <w:pPr>
        <w:pStyle w:val="Title"/>
      </w:pPr>
      <w:r w:rsidRPr="00EB3897">
        <w:t>What are the different ways to create an object in Java?</w:t>
      </w:r>
    </w:p>
    <w:p w:rsidR="00292571" w:rsidRDefault="00292571" w:rsidP="00292571">
      <w:pPr>
        <w:pStyle w:val="NormalWeb"/>
      </w:pPr>
      <w:r>
        <w:t>There are many ways to create an object in java. They are:</w:t>
      </w:r>
    </w:p>
    <w:p w:rsidR="00292571" w:rsidRDefault="00292571" w:rsidP="00E41415">
      <w:pPr>
        <w:numPr>
          <w:ilvl w:val="0"/>
          <w:numId w:val="33"/>
        </w:numPr>
        <w:spacing w:before="100" w:beforeAutospacing="1" w:after="100" w:afterAutospacing="1" w:line="240" w:lineRule="auto"/>
      </w:pPr>
      <w:r>
        <w:t>By new keyword</w:t>
      </w:r>
    </w:p>
    <w:p w:rsidR="00292571" w:rsidRDefault="00292571" w:rsidP="00E41415">
      <w:pPr>
        <w:numPr>
          <w:ilvl w:val="0"/>
          <w:numId w:val="33"/>
        </w:numPr>
        <w:spacing w:before="100" w:beforeAutospacing="1" w:after="100" w:afterAutospacing="1" w:line="240" w:lineRule="auto"/>
      </w:pPr>
      <w:r>
        <w:t>By newInstance() method</w:t>
      </w:r>
    </w:p>
    <w:p w:rsidR="00292571" w:rsidRDefault="00292571" w:rsidP="00E41415">
      <w:pPr>
        <w:numPr>
          <w:ilvl w:val="0"/>
          <w:numId w:val="33"/>
        </w:numPr>
        <w:spacing w:before="100" w:beforeAutospacing="1" w:after="100" w:afterAutospacing="1" w:line="240" w:lineRule="auto"/>
      </w:pPr>
      <w:r>
        <w:t>By clone() method</w:t>
      </w:r>
    </w:p>
    <w:p w:rsidR="00292571" w:rsidRDefault="00292571" w:rsidP="00E41415">
      <w:pPr>
        <w:numPr>
          <w:ilvl w:val="0"/>
          <w:numId w:val="33"/>
        </w:numPr>
        <w:spacing w:before="100" w:beforeAutospacing="1" w:after="100" w:afterAutospacing="1" w:line="240" w:lineRule="auto"/>
      </w:pPr>
      <w:r>
        <w:t>By deserialization</w:t>
      </w:r>
    </w:p>
    <w:p w:rsidR="00292571" w:rsidRDefault="00292571" w:rsidP="00E41415">
      <w:pPr>
        <w:numPr>
          <w:ilvl w:val="0"/>
          <w:numId w:val="33"/>
        </w:numPr>
        <w:spacing w:before="100" w:beforeAutospacing="1" w:after="100" w:afterAutospacing="1" w:line="240" w:lineRule="auto"/>
      </w:pPr>
      <w:r>
        <w:t>By factory method etc.</w:t>
      </w:r>
    </w:p>
    <w:p w:rsidR="00292571" w:rsidRDefault="00292571" w:rsidP="00292571">
      <w:pPr>
        <w:pStyle w:val="NormalWeb"/>
      </w:pPr>
      <w:r>
        <w:t>We will learn these ways to create object later.</w:t>
      </w:r>
    </w:p>
    <w:p w:rsidR="00292571" w:rsidRPr="009D1A6C" w:rsidRDefault="00292571" w:rsidP="00EB3897">
      <w:pPr>
        <w:pStyle w:val="Title"/>
      </w:pPr>
      <w:r w:rsidRPr="009D1A6C">
        <w:t>Anonymous object</w:t>
      </w:r>
    </w:p>
    <w:p w:rsidR="00292571" w:rsidRDefault="00292571" w:rsidP="00292571">
      <w:pPr>
        <w:pStyle w:val="NormalWeb"/>
      </w:pPr>
      <w:r>
        <w:lastRenderedPageBreak/>
        <w:t>Anonymous simply means nameless. An object which has no reference is known as anonymous object. It can be used at the time of object creation only.</w:t>
      </w:r>
    </w:p>
    <w:p w:rsidR="00292571" w:rsidRDefault="00292571" w:rsidP="00292571">
      <w:pPr>
        <w:pStyle w:val="NormalWeb"/>
      </w:pPr>
      <w:r>
        <w:t>If you have to use an object only once, anonymous object is a good approach. For example:</w:t>
      </w:r>
    </w:p>
    <w:p w:rsidR="00292571" w:rsidRPr="00292571" w:rsidRDefault="00292571" w:rsidP="009D1A6C">
      <w:pPr>
        <w:shd w:val="clear" w:color="auto" w:fill="C2D69B" w:themeFill="accent3" w:themeFillTint="99"/>
        <w:spacing w:before="100" w:beforeAutospacing="1" w:after="100" w:afterAutospacing="1" w:line="240" w:lineRule="auto"/>
        <w:ind w:left="720"/>
        <w:rPr>
          <w:rFonts w:ascii="Times New Roman" w:eastAsia="Times New Roman" w:hAnsi="Times New Roman" w:cs="Times New Roman"/>
          <w:i/>
          <w:color w:val="984806" w:themeColor="accent6" w:themeShade="80"/>
          <w:sz w:val="24"/>
          <w:szCs w:val="24"/>
        </w:rPr>
      </w:pPr>
      <w:r w:rsidRPr="009D1A6C">
        <w:rPr>
          <w:rFonts w:ascii="Times New Roman" w:eastAsia="Times New Roman" w:hAnsi="Times New Roman" w:cs="Times New Roman"/>
          <w:i/>
          <w:color w:val="984806" w:themeColor="accent6" w:themeShade="80"/>
          <w:sz w:val="24"/>
          <w:szCs w:val="24"/>
        </w:rPr>
        <w:t>new</w:t>
      </w:r>
      <w:r w:rsidRPr="00292571">
        <w:rPr>
          <w:rFonts w:ascii="Times New Roman" w:eastAsia="Times New Roman" w:hAnsi="Times New Roman" w:cs="Times New Roman"/>
          <w:i/>
          <w:color w:val="984806" w:themeColor="accent6" w:themeShade="80"/>
          <w:sz w:val="24"/>
          <w:szCs w:val="24"/>
        </w:rPr>
        <w:t> Calculation();</w:t>
      </w:r>
      <w:r w:rsidRPr="009D1A6C">
        <w:rPr>
          <w:rFonts w:ascii="Times New Roman" w:eastAsia="Times New Roman" w:hAnsi="Times New Roman" w:cs="Times New Roman"/>
          <w:i/>
          <w:color w:val="984806" w:themeColor="accent6" w:themeShade="80"/>
          <w:sz w:val="24"/>
          <w:szCs w:val="24"/>
        </w:rPr>
        <w:t>//anonymous object</w:t>
      </w:r>
      <w:r w:rsidRPr="00292571">
        <w:rPr>
          <w:rFonts w:ascii="Times New Roman" w:eastAsia="Times New Roman" w:hAnsi="Times New Roman" w:cs="Times New Roman"/>
          <w:i/>
          <w:color w:val="984806" w:themeColor="accent6" w:themeShade="80"/>
          <w:sz w:val="24"/>
          <w:szCs w:val="24"/>
        </w:rPr>
        <w:t>  </w:t>
      </w:r>
    </w:p>
    <w:p w:rsidR="00292571" w:rsidRPr="00292571" w:rsidRDefault="00292571" w:rsidP="00292571">
      <w:pPr>
        <w:spacing w:before="100" w:beforeAutospacing="1" w:after="100" w:afterAutospacing="1" w:line="240" w:lineRule="auto"/>
        <w:rPr>
          <w:rFonts w:ascii="Times New Roman" w:eastAsia="Times New Roman" w:hAnsi="Times New Roman" w:cs="Times New Roman"/>
          <w:sz w:val="24"/>
          <w:szCs w:val="24"/>
        </w:rPr>
      </w:pPr>
      <w:r w:rsidRPr="00292571">
        <w:rPr>
          <w:rFonts w:ascii="Times New Roman" w:eastAsia="Times New Roman" w:hAnsi="Times New Roman" w:cs="Times New Roman"/>
          <w:sz w:val="24"/>
          <w:szCs w:val="24"/>
        </w:rPr>
        <w:t>Calling method through reference:</w:t>
      </w:r>
    </w:p>
    <w:p w:rsidR="00292571" w:rsidRPr="00292571" w:rsidRDefault="00292571" w:rsidP="009D1A6C">
      <w:pPr>
        <w:shd w:val="clear" w:color="auto" w:fill="C2D69B" w:themeFill="accent3" w:themeFillTint="99"/>
        <w:spacing w:before="100" w:beforeAutospacing="1" w:after="100" w:afterAutospacing="1" w:line="240" w:lineRule="auto"/>
        <w:ind w:left="720"/>
        <w:rPr>
          <w:rFonts w:ascii="Times New Roman" w:eastAsia="Times New Roman" w:hAnsi="Times New Roman" w:cs="Times New Roman"/>
          <w:i/>
          <w:color w:val="984806" w:themeColor="accent6" w:themeShade="80"/>
          <w:sz w:val="24"/>
          <w:szCs w:val="24"/>
        </w:rPr>
      </w:pPr>
      <w:r w:rsidRPr="00292571">
        <w:rPr>
          <w:rFonts w:ascii="Times New Roman" w:eastAsia="Times New Roman" w:hAnsi="Times New Roman" w:cs="Times New Roman"/>
          <w:i/>
          <w:color w:val="984806" w:themeColor="accent6" w:themeShade="80"/>
          <w:sz w:val="24"/>
          <w:szCs w:val="24"/>
        </w:rPr>
        <w:t>Calculation c=</w:t>
      </w:r>
      <w:r w:rsidRPr="009D1A6C">
        <w:rPr>
          <w:rFonts w:ascii="Times New Roman" w:eastAsia="Times New Roman" w:hAnsi="Times New Roman" w:cs="Times New Roman"/>
          <w:i/>
          <w:color w:val="984806" w:themeColor="accent6" w:themeShade="80"/>
          <w:sz w:val="24"/>
          <w:szCs w:val="24"/>
        </w:rPr>
        <w:t>new</w:t>
      </w:r>
      <w:r w:rsidRPr="00292571">
        <w:rPr>
          <w:rFonts w:ascii="Times New Roman" w:eastAsia="Times New Roman" w:hAnsi="Times New Roman" w:cs="Times New Roman"/>
          <w:i/>
          <w:color w:val="984806" w:themeColor="accent6" w:themeShade="80"/>
          <w:sz w:val="24"/>
          <w:szCs w:val="24"/>
        </w:rPr>
        <w:t> Calculation();  </w:t>
      </w:r>
    </w:p>
    <w:p w:rsidR="00292571" w:rsidRPr="00292571" w:rsidRDefault="00292571" w:rsidP="009D1A6C">
      <w:pPr>
        <w:shd w:val="clear" w:color="auto" w:fill="C2D69B" w:themeFill="accent3" w:themeFillTint="99"/>
        <w:spacing w:before="100" w:beforeAutospacing="1" w:after="100" w:afterAutospacing="1" w:line="240" w:lineRule="auto"/>
        <w:ind w:left="720"/>
        <w:rPr>
          <w:rFonts w:ascii="Times New Roman" w:eastAsia="Times New Roman" w:hAnsi="Times New Roman" w:cs="Times New Roman"/>
          <w:i/>
          <w:color w:val="984806" w:themeColor="accent6" w:themeShade="80"/>
          <w:sz w:val="24"/>
          <w:szCs w:val="24"/>
        </w:rPr>
      </w:pPr>
      <w:r w:rsidRPr="00292571">
        <w:rPr>
          <w:rFonts w:ascii="Times New Roman" w:eastAsia="Times New Roman" w:hAnsi="Times New Roman" w:cs="Times New Roman"/>
          <w:i/>
          <w:color w:val="984806" w:themeColor="accent6" w:themeShade="80"/>
          <w:sz w:val="24"/>
          <w:szCs w:val="24"/>
        </w:rPr>
        <w:t>c.fact(</w:t>
      </w:r>
      <w:r w:rsidRPr="009D1A6C">
        <w:rPr>
          <w:rFonts w:ascii="Times New Roman" w:eastAsia="Times New Roman" w:hAnsi="Times New Roman" w:cs="Times New Roman"/>
          <w:i/>
          <w:color w:val="984806" w:themeColor="accent6" w:themeShade="80"/>
          <w:sz w:val="24"/>
          <w:szCs w:val="24"/>
        </w:rPr>
        <w:t>5</w:t>
      </w:r>
      <w:r w:rsidRPr="00292571">
        <w:rPr>
          <w:rFonts w:ascii="Times New Roman" w:eastAsia="Times New Roman" w:hAnsi="Times New Roman" w:cs="Times New Roman"/>
          <w:i/>
          <w:color w:val="984806" w:themeColor="accent6" w:themeShade="80"/>
          <w:sz w:val="24"/>
          <w:szCs w:val="24"/>
        </w:rPr>
        <w:t>);  </w:t>
      </w:r>
    </w:p>
    <w:p w:rsidR="00292571" w:rsidRDefault="00292571" w:rsidP="00292571">
      <w:pPr>
        <w:spacing w:before="100" w:beforeAutospacing="1" w:after="100" w:afterAutospacing="1" w:line="240" w:lineRule="auto"/>
        <w:rPr>
          <w:rFonts w:ascii="Times New Roman" w:eastAsia="Times New Roman" w:hAnsi="Times New Roman" w:cs="Times New Roman"/>
          <w:sz w:val="24"/>
          <w:szCs w:val="24"/>
        </w:rPr>
      </w:pPr>
      <w:r w:rsidRPr="00292571">
        <w:rPr>
          <w:rFonts w:ascii="Times New Roman" w:eastAsia="Times New Roman" w:hAnsi="Times New Roman" w:cs="Times New Roman"/>
          <w:sz w:val="24"/>
          <w:szCs w:val="24"/>
        </w:rPr>
        <w:t>Calling method through anonymous object</w:t>
      </w:r>
      <w:r w:rsidR="00097D10">
        <w:rPr>
          <w:rFonts w:ascii="Times New Roman" w:eastAsia="Times New Roman" w:hAnsi="Times New Roman" w:cs="Times New Roman"/>
          <w:sz w:val="24"/>
          <w:szCs w:val="24"/>
        </w:rPr>
        <w:t>:</w:t>
      </w:r>
    </w:p>
    <w:p w:rsidR="00097D10" w:rsidRPr="00292571" w:rsidRDefault="00097D10" w:rsidP="00292571">
      <w:pPr>
        <w:spacing w:before="100" w:beforeAutospacing="1" w:after="100" w:afterAutospacing="1" w:line="240" w:lineRule="auto"/>
        <w:rPr>
          <w:rFonts w:ascii="Times New Roman" w:eastAsia="Times New Roman" w:hAnsi="Times New Roman" w:cs="Times New Roman"/>
          <w:b/>
          <w:sz w:val="24"/>
          <w:szCs w:val="24"/>
        </w:rPr>
      </w:pPr>
      <w:r w:rsidRPr="00B473D0">
        <w:rPr>
          <w:rFonts w:ascii="Times New Roman" w:eastAsia="Times New Roman" w:hAnsi="Times New Roman" w:cs="Times New Roman"/>
          <w:b/>
          <w:sz w:val="24"/>
          <w:szCs w:val="24"/>
        </w:rPr>
        <w:t>Example:</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b/>
          <w:bCs/>
          <w:i/>
          <w:color w:val="984806" w:themeColor="accent6" w:themeShade="80"/>
        </w:rPr>
        <w:t>class</w:t>
      </w:r>
      <w:r w:rsidRPr="00292571">
        <w:rPr>
          <w:rFonts w:ascii="Times New Roman" w:hAnsi="Times New Roman" w:cs="Times New Roman"/>
          <w:i/>
          <w:color w:val="984806" w:themeColor="accent6" w:themeShade="80"/>
        </w:rPr>
        <w:t xml:space="preserve"> CalcFactorial{</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b/>
          <w:bCs/>
          <w:i/>
          <w:color w:val="984806" w:themeColor="accent6" w:themeShade="80"/>
        </w:rPr>
        <w:t>int</w:t>
      </w:r>
      <w:r w:rsidRPr="00292571">
        <w:rPr>
          <w:rFonts w:ascii="Times New Roman" w:hAnsi="Times New Roman" w:cs="Times New Roman"/>
          <w:i/>
          <w:color w:val="984806" w:themeColor="accent6" w:themeShade="80"/>
        </w:rPr>
        <w:t xml:space="preserve"> number;</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b/>
          <w:bCs/>
          <w:i/>
          <w:color w:val="984806" w:themeColor="accent6" w:themeShade="80"/>
        </w:rPr>
        <w:t>int</w:t>
      </w:r>
      <w:r w:rsidRPr="00292571">
        <w:rPr>
          <w:rFonts w:ascii="Times New Roman" w:hAnsi="Times New Roman" w:cs="Times New Roman"/>
          <w:i/>
          <w:color w:val="984806" w:themeColor="accent6" w:themeShade="80"/>
        </w:rPr>
        <w:t xml:space="preserve"> fact=1;</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t xml:space="preserve"> </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b/>
          <w:bCs/>
          <w:i/>
          <w:color w:val="984806" w:themeColor="accent6" w:themeShade="80"/>
        </w:rPr>
        <w:t>public</w:t>
      </w:r>
      <w:r w:rsidRPr="00292571">
        <w:rPr>
          <w:rFonts w:ascii="Times New Roman" w:hAnsi="Times New Roman" w:cs="Times New Roman"/>
          <w:i/>
          <w:color w:val="984806" w:themeColor="accent6" w:themeShade="80"/>
        </w:rPr>
        <w:t xml:space="preserve"> </w:t>
      </w:r>
      <w:r w:rsidRPr="00292571">
        <w:rPr>
          <w:rFonts w:ascii="Times New Roman" w:hAnsi="Times New Roman" w:cs="Times New Roman"/>
          <w:b/>
          <w:bCs/>
          <w:i/>
          <w:color w:val="984806" w:themeColor="accent6" w:themeShade="80"/>
        </w:rPr>
        <w:t>void</w:t>
      </w:r>
      <w:r w:rsidRPr="00292571">
        <w:rPr>
          <w:rFonts w:ascii="Times New Roman" w:hAnsi="Times New Roman" w:cs="Times New Roman"/>
          <w:i/>
          <w:color w:val="984806" w:themeColor="accent6" w:themeShade="80"/>
        </w:rPr>
        <w:t xml:space="preserve"> calFactorial(</w:t>
      </w:r>
      <w:r w:rsidRPr="00292571">
        <w:rPr>
          <w:rFonts w:ascii="Times New Roman" w:hAnsi="Times New Roman" w:cs="Times New Roman"/>
          <w:b/>
          <w:bCs/>
          <w:i/>
          <w:color w:val="984806" w:themeColor="accent6" w:themeShade="80"/>
        </w:rPr>
        <w:t>int</w:t>
      </w:r>
      <w:r w:rsidRPr="00292571">
        <w:rPr>
          <w:rFonts w:ascii="Times New Roman" w:hAnsi="Times New Roman" w:cs="Times New Roman"/>
          <w:i/>
          <w:color w:val="984806" w:themeColor="accent6" w:themeShade="80"/>
        </w:rPr>
        <w:t xml:space="preserve"> num){</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t>number=num;</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r>
      <w:r w:rsidRPr="00292571">
        <w:rPr>
          <w:rFonts w:ascii="Times New Roman" w:hAnsi="Times New Roman" w:cs="Times New Roman"/>
          <w:b/>
          <w:bCs/>
          <w:i/>
          <w:color w:val="984806" w:themeColor="accent6" w:themeShade="80"/>
        </w:rPr>
        <w:t>for</w:t>
      </w:r>
      <w:r w:rsidRPr="00292571">
        <w:rPr>
          <w:rFonts w:ascii="Times New Roman" w:hAnsi="Times New Roman" w:cs="Times New Roman"/>
          <w:i/>
          <w:color w:val="984806" w:themeColor="accent6" w:themeShade="80"/>
        </w:rPr>
        <w:t>(</w:t>
      </w:r>
      <w:r w:rsidRPr="00292571">
        <w:rPr>
          <w:rFonts w:ascii="Times New Roman" w:hAnsi="Times New Roman" w:cs="Times New Roman"/>
          <w:b/>
          <w:bCs/>
          <w:i/>
          <w:color w:val="984806" w:themeColor="accent6" w:themeShade="80"/>
        </w:rPr>
        <w:t>int</w:t>
      </w:r>
      <w:r w:rsidRPr="00292571">
        <w:rPr>
          <w:rFonts w:ascii="Times New Roman" w:hAnsi="Times New Roman" w:cs="Times New Roman"/>
          <w:i/>
          <w:color w:val="984806" w:themeColor="accent6" w:themeShade="80"/>
        </w:rPr>
        <w:t xml:space="preserve"> i=1;i&lt;=number;i++){</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t xml:space="preserve"> fact = fact * i; </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t>}</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t xml:space="preserve"> System.</w:t>
      </w:r>
      <w:r w:rsidRPr="00292571">
        <w:rPr>
          <w:rFonts w:ascii="Times New Roman" w:hAnsi="Times New Roman" w:cs="Times New Roman"/>
          <w:b/>
          <w:bCs/>
          <w:i/>
          <w:iCs/>
          <w:color w:val="984806" w:themeColor="accent6" w:themeShade="80"/>
        </w:rPr>
        <w:t>out</w:t>
      </w:r>
      <w:r w:rsidRPr="00292571">
        <w:rPr>
          <w:rFonts w:ascii="Times New Roman" w:hAnsi="Times New Roman" w:cs="Times New Roman"/>
          <w:i/>
          <w:color w:val="984806" w:themeColor="accent6" w:themeShade="80"/>
        </w:rPr>
        <w:t>.println(fact);</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t>}</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b/>
          <w:bCs/>
          <w:i/>
          <w:color w:val="984806" w:themeColor="accent6" w:themeShade="80"/>
        </w:rPr>
        <w:t>public</w:t>
      </w:r>
      <w:r w:rsidRPr="00292571">
        <w:rPr>
          <w:rFonts w:ascii="Times New Roman" w:hAnsi="Times New Roman" w:cs="Times New Roman"/>
          <w:i/>
          <w:color w:val="984806" w:themeColor="accent6" w:themeShade="80"/>
        </w:rPr>
        <w:t xml:space="preserve"> </w:t>
      </w:r>
      <w:r w:rsidRPr="00292571">
        <w:rPr>
          <w:rFonts w:ascii="Times New Roman" w:hAnsi="Times New Roman" w:cs="Times New Roman"/>
          <w:b/>
          <w:bCs/>
          <w:i/>
          <w:color w:val="984806" w:themeColor="accent6" w:themeShade="80"/>
        </w:rPr>
        <w:t>class</w:t>
      </w:r>
      <w:r w:rsidRPr="00292571">
        <w:rPr>
          <w:rFonts w:ascii="Times New Roman" w:hAnsi="Times New Roman" w:cs="Times New Roman"/>
          <w:i/>
          <w:color w:val="984806" w:themeColor="accent6" w:themeShade="80"/>
        </w:rPr>
        <w:t xml:space="preserve"> AnonymousObject {</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b/>
          <w:bCs/>
          <w:i/>
          <w:color w:val="984806" w:themeColor="accent6" w:themeShade="80"/>
        </w:rPr>
        <w:t>public</w:t>
      </w:r>
      <w:r w:rsidRPr="00292571">
        <w:rPr>
          <w:rFonts w:ascii="Times New Roman" w:hAnsi="Times New Roman" w:cs="Times New Roman"/>
          <w:i/>
          <w:color w:val="984806" w:themeColor="accent6" w:themeShade="80"/>
        </w:rPr>
        <w:t xml:space="preserve"> </w:t>
      </w:r>
      <w:r w:rsidRPr="00292571">
        <w:rPr>
          <w:rFonts w:ascii="Times New Roman" w:hAnsi="Times New Roman" w:cs="Times New Roman"/>
          <w:b/>
          <w:bCs/>
          <w:i/>
          <w:color w:val="984806" w:themeColor="accent6" w:themeShade="80"/>
        </w:rPr>
        <w:t>static</w:t>
      </w:r>
      <w:r w:rsidRPr="00292571">
        <w:rPr>
          <w:rFonts w:ascii="Times New Roman" w:hAnsi="Times New Roman" w:cs="Times New Roman"/>
          <w:i/>
          <w:color w:val="984806" w:themeColor="accent6" w:themeShade="80"/>
        </w:rPr>
        <w:t xml:space="preserve"> </w:t>
      </w:r>
      <w:r w:rsidRPr="00292571">
        <w:rPr>
          <w:rFonts w:ascii="Times New Roman" w:hAnsi="Times New Roman" w:cs="Times New Roman"/>
          <w:b/>
          <w:bCs/>
          <w:i/>
          <w:color w:val="984806" w:themeColor="accent6" w:themeShade="80"/>
        </w:rPr>
        <w:t>void</w:t>
      </w:r>
      <w:r w:rsidRPr="00292571">
        <w:rPr>
          <w:rFonts w:ascii="Times New Roman" w:hAnsi="Times New Roman" w:cs="Times New Roman"/>
          <w:i/>
          <w:color w:val="984806" w:themeColor="accent6" w:themeShade="80"/>
        </w:rPr>
        <w:t xml:space="preserve"> main(String[] args) {</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t xml:space="preserve"> </w:t>
      </w:r>
    </w:p>
    <w:p w:rsidR="00292571"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r>
      <w:r w:rsidRPr="00292571">
        <w:rPr>
          <w:rFonts w:ascii="Times New Roman" w:hAnsi="Times New Roman" w:cs="Times New Roman"/>
          <w:i/>
          <w:color w:val="984806" w:themeColor="accent6" w:themeShade="80"/>
        </w:rPr>
        <w:tab/>
      </w:r>
      <w:r w:rsidRPr="00292571">
        <w:rPr>
          <w:rFonts w:ascii="Times New Roman" w:hAnsi="Times New Roman" w:cs="Times New Roman"/>
          <w:b/>
          <w:bCs/>
          <w:i/>
          <w:color w:val="984806" w:themeColor="accent6" w:themeShade="80"/>
        </w:rPr>
        <w:t>new</w:t>
      </w:r>
      <w:r w:rsidRPr="00292571">
        <w:rPr>
          <w:rFonts w:ascii="Times New Roman" w:hAnsi="Times New Roman" w:cs="Times New Roman"/>
          <w:i/>
          <w:color w:val="984806" w:themeColor="accent6" w:themeShade="80"/>
        </w:rPr>
        <w:t xml:space="preserve"> CalcFactorial().calFactorial(5);</w:t>
      </w:r>
    </w:p>
    <w:p w:rsid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ab/>
        <w:t>}</w:t>
      </w:r>
      <w:r>
        <w:rPr>
          <w:rFonts w:ascii="Times New Roman" w:hAnsi="Times New Roman" w:cs="Times New Roman"/>
          <w:i/>
          <w:color w:val="984806" w:themeColor="accent6" w:themeShade="80"/>
        </w:rPr>
        <w:t xml:space="preserve"> </w:t>
      </w:r>
    </w:p>
    <w:p w:rsidR="0048101B" w:rsidRPr="00292571" w:rsidRDefault="00292571" w:rsidP="00292571">
      <w:pPr>
        <w:shd w:val="clear" w:color="auto" w:fill="C2D69B" w:themeFill="accent3" w:themeFillTint="99"/>
        <w:autoSpaceDE w:val="0"/>
        <w:autoSpaceDN w:val="0"/>
        <w:adjustRightInd w:val="0"/>
        <w:spacing w:after="0" w:line="240" w:lineRule="auto"/>
        <w:ind w:left="360"/>
        <w:rPr>
          <w:rFonts w:ascii="Times New Roman" w:hAnsi="Times New Roman" w:cs="Times New Roman"/>
          <w:i/>
          <w:color w:val="984806" w:themeColor="accent6" w:themeShade="80"/>
        </w:rPr>
      </w:pPr>
      <w:r w:rsidRPr="00292571">
        <w:rPr>
          <w:rFonts w:ascii="Times New Roman" w:hAnsi="Times New Roman" w:cs="Times New Roman"/>
          <w:i/>
          <w:color w:val="984806" w:themeColor="accent6" w:themeShade="80"/>
        </w:rPr>
        <w:t>}</w:t>
      </w:r>
    </w:p>
    <w:p w:rsidR="009D1A6C" w:rsidRDefault="009D1A6C" w:rsidP="009D1A6C">
      <w:pPr>
        <w:pStyle w:val="Heading3"/>
      </w:pPr>
    </w:p>
    <w:p w:rsidR="009D1A6C" w:rsidRPr="009D1A6C" w:rsidRDefault="009D1A6C" w:rsidP="00EB3897">
      <w:pPr>
        <w:pStyle w:val="Title"/>
      </w:pPr>
      <w:r w:rsidRPr="009D1A6C">
        <w:t>Creating multiple objects by one type only</w:t>
      </w:r>
    </w:p>
    <w:p w:rsidR="009D1A6C" w:rsidRPr="009D1A6C" w:rsidRDefault="009D1A6C" w:rsidP="009D1A6C">
      <w:pPr>
        <w:spacing w:before="100" w:beforeAutospacing="1" w:after="100" w:afterAutospacing="1" w:line="240" w:lineRule="auto"/>
        <w:rPr>
          <w:rFonts w:ascii="Times New Roman" w:eastAsia="Times New Roman" w:hAnsi="Times New Roman" w:cs="Times New Roman"/>
          <w:sz w:val="24"/>
          <w:szCs w:val="24"/>
        </w:rPr>
      </w:pPr>
      <w:r w:rsidRPr="009D1A6C">
        <w:rPr>
          <w:rFonts w:ascii="Times New Roman" w:eastAsia="Times New Roman" w:hAnsi="Times New Roman" w:cs="Times New Roman"/>
          <w:sz w:val="24"/>
          <w:szCs w:val="24"/>
        </w:rPr>
        <w:t>We can create multiple objects by one type only as we do in case of primitives.</w:t>
      </w:r>
    </w:p>
    <w:p w:rsidR="009D1A6C" w:rsidRDefault="009D1A6C" w:rsidP="009D1A6C">
      <w:pPr>
        <w:spacing w:before="100" w:beforeAutospacing="1" w:after="100" w:afterAutospacing="1" w:line="240" w:lineRule="auto"/>
        <w:rPr>
          <w:rFonts w:ascii="Times New Roman" w:eastAsia="Times New Roman" w:hAnsi="Times New Roman" w:cs="Times New Roman"/>
          <w:sz w:val="24"/>
          <w:szCs w:val="24"/>
        </w:rPr>
      </w:pPr>
      <w:r w:rsidRPr="009D1A6C">
        <w:rPr>
          <w:rFonts w:ascii="Times New Roman" w:eastAsia="Times New Roman" w:hAnsi="Times New Roman" w:cs="Times New Roman"/>
          <w:sz w:val="24"/>
          <w:szCs w:val="24"/>
        </w:rPr>
        <w:t>Initialization of primitive variables:</w:t>
      </w:r>
    </w:p>
    <w:p w:rsidR="009D1A6C" w:rsidRPr="009D1A6C" w:rsidRDefault="009D1A6C" w:rsidP="00B473D0">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sz w:val="24"/>
          <w:szCs w:val="24"/>
        </w:rPr>
      </w:pPr>
      <w:r w:rsidRPr="00B473D0">
        <w:rPr>
          <w:rFonts w:ascii="Times New Roman" w:eastAsia="Times New Roman" w:hAnsi="Times New Roman" w:cs="Times New Roman"/>
          <w:b/>
          <w:i/>
          <w:color w:val="984806" w:themeColor="accent6" w:themeShade="80"/>
          <w:sz w:val="24"/>
          <w:szCs w:val="24"/>
        </w:rPr>
        <w:t>int</w:t>
      </w:r>
      <w:r w:rsidRPr="009D1A6C">
        <w:rPr>
          <w:rFonts w:ascii="Times New Roman" w:eastAsia="Times New Roman" w:hAnsi="Times New Roman" w:cs="Times New Roman"/>
          <w:b/>
          <w:i/>
          <w:color w:val="984806" w:themeColor="accent6" w:themeShade="80"/>
          <w:sz w:val="24"/>
          <w:szCs w:val="24"/>
        </w:rPr>
        <w:t> a=</w:t>
      </w:r>
      <w:r w:rsidRPr="00B473D0">
        <w:rPr>
          <w:rFonts w:ascii="Times New Roman" w:eastAsia="Times New Roman" w:hAnsi="Times New Roman" w:cs="Times New Roman"/>
          <w:b/>
          <w:i/>
          <w:color w:val="984806" w:themeColor="accent6" w:themeShade="80"/>
          <w:sz w:val="24"/>
          <w:szCs w:val="24"/>
        </w:rPr>
        <w:t>10</w:t>
      </w:r>
      <w:r w:rsidRPr="009D1A6C">
        <w:rPr>
          <w:rFonts w:ascii="Times New Roman" w:eastAsia="Times New Roman" w:hAnsi="Times New Roman" w:cs="Times New Roman"/>
          <w:b/>
          <w:i/>
          <w:color w:val="984806" w:themeColor="accent6" w:themeShade="80"/>
          <w:sz w:val="24"/>
          <w:szCs w:val="24"/>
        </w:rPr>
        <w:t>, b=</w:t>
      </w:r>
      <w:r w:rsidRPr="00B473D0">
        <w:rPr>
          <w:rFonts w:ascii="Times New Roman" w:eastAsia="Times New Roman" w:hAnsi="Times New Roman" w:cs="Times New Roman"/>
          <w:b/>
          <w:i/>
          <w:color w:val="984806" w:themeColor="accent6" w:themeShade="80"/>
          <w:sz w:val="24"/>
          <w:szCs w:val="24"/>
        </w:rPr>
        <w:t>20</w:t>
      </w:r>
      <w:r w:rsidRPr="009D1A6C">
        <w:rPr>
          <w:rFonts w:ascii="Times New Roman" w:eastAsia="Times New Roman" w:hAnsi="Times New Roman" w:cs="Times New Roman"/>
          <w:b/>
          <w:i/>
          <w:color w:val="984806" w:themeColor="accent6" w:themeShade="80"/>
          <w:sz w:val="24"/>
          <w:szCs w:val="24"/>
        </w:rPr>
        <w:t>;</w:t>
      </w:r>
    </w:p>
    <w:p w:rsidR="009D1A6C" w:rsidRPr="009D1A6C" w:rsidRDefault="009D1A6C" w:rsidP="009D1A6C">
      <w:pPr>
        <w:spacing w:before="100" w:beforeAutospacing="1" w:after="100" w:afterAutospacing="1" w:line="240" w:lineRule="auto"/>
        <w:rPr>
          <w:rFonts w:ascii="Times New Roman" w:eastAsia="Times New Roman" w:hAnsi="Times New Roman" w:cs="Times New Roman"/>
          <w:sz w:val="24"/>
          <w:szCs w:val="24"/>
        </w:rPr>
      </w:pPr>
      <w:r w:rsidRPr="009D1A6C">
        <w:rPr>
          <w:rFonts w:ascii="Times New Roman" w:eastAsia="Times New Roman" w:hAnsi="Times New Roman" w:cs="Times New Roman"/>
          <w:sz w:val="24"/>
          <w:szCs w:val="24"/>
        </w:rPr>
        <w:t>Initialization of refernce variables:</w:t>
      </w:r>
    </w:p>
    <w:p w:rsidR="009D1A6C" w:rsidRPr="009D1A6C" w:rsidRDefault="009D1A6C" w:rsidP="00B473D0">
      <w:pPr>
        <w:shd w:val="clear" w:color="auto" w:fill="C2D69B" w:themeFill="accent3" w:themeFillTint="99"/>
        <w:spacing w:before="100" w:beforeAutospacing="1" w:after="100" w:afterAutospacing="1" w:line="240" w:lineRule="auto"/>
        <w:rPr>
          <w:rFonts w:ascii="Times New Roman" w:eastAsia="Times New Roman" w:hAnsi="Times New Roman" w:cs="Times New Roman"/>
          <w:b/>
          <w:i/>
          <w:color w:val="984806" w:themeColor="accent6" w:themeShade="80"/>
          <w:sz w:val="24"/>
          <w:szCs w:val="24"/>
        </w:rPr>
      </w:pPr>
      <w:r w:rsidRPr="009D1A6C">
        <w:rPr>
          <w:rFonts w:ascii="Times New Roman" w:eastAsia="Times New Roman" w:hAnsi="Times New Roman" w:cs="Times New Roman"/>
          <w:b/>
          <w:i/>
          <w:color w:val="984806" w:themeColor="accent6" w:themeShade="80"/>
          <w:sz w:val="24"/>
          <w:szCs w:val="24"/>
        </w:rPr>
        <w:t>Rectangle r1=</w:t>
      </w:r>
      <w:r w:rsidRPr="00B473D0">
        <w:rPr>
          <w:rFonts w:ascii="Times New Roman" w:eastAsia="Times New Roman" w:hAnsi="Times New Roman" w:cs="Times New Roman"/>
          <w:b/>
          <w:i/>
          <w:color w:val="984806" w:themeColor="accent6" w:themeShade="80"/>
          <w:sz w:val="24"/>
          <w:szCs w:val="24"/>
        </w:rPr>
        <w:t>new</w:t>
      </w:r>
      <w:r w:rsidRPr="009D1A6C">
        <w:rPr>
          <w:rFonts w:ascii="Times New Roman" w:eastAsia="Times New Roman" w:hAnsi="Times New Roman" w:cs="Times New Roman"/>
          <w:b/>
          <w:i/>
          <w:color w:val="984806" w:themeColor="accent6" w:themeShade="80"/>
          <w:sz w:val="24"/>
          <w:szCs w:val="24"/>
        </w:rPr>
        <w:t> Rectangle(), r2=</w:t>
      </w:r>
      <w:r w:rsidRPr="00B473D0">
        <w:rPr>
          <w:rFonts w:ascii="Times New Roman" w:eastAsia="Times New Roman" w:hAnsi="Times New Roman" w:cs="Times New Roman"/>
          <w:b/>
          <w:i/>
          <w:color w:val="984806" w:themeColor="accent6" w:themeShade="80"/>
          <w:sz w:val="24"/>
          <w:szCs w:val="24"/>
        </w:rPr>
        <w:t>new</w:t>
      </w:r>
      <w:r w:rsidRPr="009D1A6C">
        <w:rPr>
          <w:rFonts w:ascii="Times New Roman" w:eastAsia="Times New Roman" w:hAnsi="Times New Roman" w:cs="Times New Roman"/>
          <w:b/>
          <w:i/>
          <w:color w:val="984806" w:themeColor="accent6" w:themeShade="80"/>
          <w:sz w:val="24"/>
          <w:szCs w:val="24"/>
        </w:rPr>
        <w:t> Rectangle();</w:t>
      </w:r>
      <w:r w:rsidRPr="00B473D0">
        <w:rPr>
          <w:rFonts w:ascii="Times New Roman" w:eastAsia="Times New Roman" w:hAnsi="Times New Roman" w:cs="Times New Roman"/>
          <w:b/>
          <w:i/>
          <w:color w:val="984806" w:themeColor="accent6" w:themeShade="80"/>
          <w:sz w:val="24"/>
          <w:szCs w:val="24"/>
        </w:rPr>
        <w:t>//creating two objects</w:t>
      </w:r>
    </w:p>
    <w:p w:rsidR="009D1A6C" w:rsidRPr="00EB3897" w:rsidRDefault="00EB3897" w:rsidP="00E77FF8">
      <w:pPr>
        <w:pStyle w:val="Heading1"/>
        <w:rPr>
          <w:sz w:val="24"/>
          <w:szCs w:val="24"/>
        </w:rPr>
      </w:pPr>
      <w:r w:rsidRPr="00EB3897">
        <w:rPr>
          <w:sz w:val="24"/>
          <w:szCs w:val="24"/>
        </w:rPr>
        <w:lastRenderedPageBreak/>
        <w:t>Example:</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bCs/>
          <w:i/>
          <w:color w:val="984806" w:themeColor="accent6" w:themeShade="80"/>
          <w:sz w:val="24"/>
          <w:szCs w:val="24"/>
        </w:rPr>
        <w:t>class</w:t>
      </w:r>
      <w:r w:rsidRPr="00EB3897">
        <w:rPr>
          <w:rFonts w:ascii="Times New Roman" w:hAnsi="Times New Roman" w:cs="Times New Roman"/>
          <w:b/>
          <w:i/>
          <w:color w:val="984806" w:themeColor="accent6" w:themeShade="80"/>
          <w:sz w:val="24"/>
          <w:szCs w:val="24"/>
        </w:rPr>
        <w:t xml:space="preserve"> Rectangle1{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 xml:space="preserve"> </w:t>
      </w:r>
      <w:r w:rsidRPr="00EB3897">
        <w:rPr>
          <w:rFonts w:ascii="Times New Roman" w:hAnsi="Times New Roman" w:cs="Times New Roman"/>
          <w:b/>
          <w:bCs/>
          <w:i/>
          <w:color w:val="984806" w:themeColor="accent6" w:themeShade="80"/>
          <w:sz w:val="24"/>
          <w:szCs w:val="24"/>
        </w:rPr>
        <w:t>int</w:t>
      </w:r>
      <w:r w:rsidRPr="00EB3897">
        <w:rPr>
          <w:rFonts w:ascii="Times New Roman" w:hAnsi="Times New Roman" w:cs="Times New Roman"/>
          <w:b/>
          <w:i/>
          <w:color w:val="984806" w:themeColor="accent6" w:themeShade="80"/>
          <w:sz w:val="24"/>
          <w:szCs w:val="24"/>
        </w:rPr>
        <w:t xml:space="preserve"> length;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 xml:space="preserve"> </w:t>
      </w:r>
      <w:r w:rsidRPr="00EB3897">
        <w:rPr>
          <w:rFonts w:ascii="Times New Roman" w:hAnsi="Times New Roman" w:cs="Times New Roman"/>
          <w:b/>
          <w:bCs/>
          <w:i/>
          <w:color w:val="984806" w:themeColor="accent6" w:themeShade="80"/>
          <w:sz w:val="24"/>
          <w:szCs w:val="24"/>
        </w:rPr>
        <w:t>int</w:t>
      </w:r>
      <w:r w:rsidRPr="00EB3897">
        <w:rPr>
          <w:rFonts w:ascii="Times New Roman" w:hAnsi="Times New Roman" w:cs="Times New Roman"/>
          <w:b/>
          <w:i/>
          <w:color w:val="984806" w:themeColor="accent6" w:themeShade="80"/>
          <w:sz w:val="24"/>
          <w:szCs w:val="24"/>
        </w:rPr>
        <w:t xml:space="preserve"> width;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 xml:space="preserve"> </w:t>
      </w:r>
      <w:r w:rsidRPr="00EB3897">
        <w:rPr>
          <w:rFonts w:ascii="Times New Roman" w:hAnsi="Times New Roman" w:cs="Times New Roman"/>
          <w:b/>
          <w:bCs/>
          <w:i/>
          <w:color w:val="984806" w:themeColor="accent6" w:themeShade="80"/>
          <w:sz w:val="24"/>
          <w:szCs w:val="24"/>
        </w:rPr>
        <w:t>void</w:t>
      </w:r>
      <w:r w:rsidRPr="00EB3897">
        <w:rPr>
          <w:rFonts w:ascii="Times New Roman" w:hAnsi="Times New Roman" w:cs="Times New Roman"/>
          <w:b/>
          <w:i/>
          <w:color w:val="984806" w:themeColor="accent6" w:themeShade="80"/>
          <w:sz w:val="24"/>
          <w:szCs w:val="24"/>
        </w:rPr>
        <w:t xml:space="preserve"> insert(</w:t>
      </w:r>
      <w:r w:rsidRPr="00EB3897">
        <w:rPr>
          <w:rFonts w:ascii="Times New Roman" w:hAnsi="Times New Roman" w:cs="Times New Roman"/>
          <w:b/>
          <w:bCs/>
          <w:i/>
          <w:color w:val="984806" w:themeColor="accent6" w:themeShade="80"/>
          <w:sz w:val="24"/>
          <w:szCs w:val="24"/>
        </w:rPr>
        <w:t>int</w:t>
      </w:r>
      <w:r w:rsidRPr="00EB3897">
        <w:rPr>
          <w:rFonts w:ascii="Times New Roman" w:hAnsi="Times New Roman" w:cs="Times New Roman"/>
          <w:b/>
          <w:i/>
          <w:color w:val="984806" w:themeColor="accent6" w:themeShade="80"/>
          <w:sz w:val="24"/>
          <w:szCs w:val="24"/>
        </w:rPr>
        <w:t xml:space="preserve"> l,</w:t>
      </w:r>
      <w:r w:rsidRPr="00EB3897">
        <w:rPr>
          <w:rFonts w:ascii="Times New Roman" w:hAnsi="Times New Roman" w:cs="Times New Roman"/>
          <w:b/>
          <w:bCs/>
          <w:i/>
          <w:color w:val="984806" w:themeColor="accent6" w:themeShade="80"/>
          <w:sz w:val="24"/>
          <w:szCs w:val="24"/>
        </w:rPr>
        <w:t>int</w:t>
      </w:r>
      <w:r w:rsidRPr="00EB3897">
        <w:rPr>
          <w:rFonts w:ascii="Times New Roman" w:hAnsi="Times New Roman" w:cs="Times New Roman"/>
          <w:b/>
          <w:i/>
          <w:color w:val="984806" w:themeColor="accent6" w:themeShade="80"/>
          <w:sz w:val="24"/>
          <w:szCs w:val="24"/>
        </w:rPr>
        <w:t xml:space="preserve"> w){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length=l;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width=w;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 xml:space="preserve"> }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 xml:space="preserve"> </w:t>
      </w:r>
      <w:r w:rsidRPr="00EB3897">
        <w:rPr>
          <w:rFonts w:ascii="Times New Roman" w:hAnsi="Times New Roman" w:cs="Times New Roman"/>
          <w:b/>
          <w:bCs/>
          <w:i/>
          <w:color w:val="984806" w:themeColor="accent6" w:themeShade="80"/>
          <w:sz w:val="24"/>
          <w:szCs w:val="24"/>
        </w:rPr>
        <w:t>void</w:t>
      </w:r>
      <w:r w:rsidRPr="00EB3897">
        <w:rPr>
          <w:rFonts w:ascii="Times New Roman" w:hAnsi="Times New Roman" w:cs="Times New Roman"/>
          <w:b/>
          <w:i/>
          <w:color w:val="984806" w:themeColor="accent6" w:themeShade="80"/>
          <w:sz w:val="24"/>
          <w:szCs w:val="24"/>
        </w:rPr>
        <w:t xml:space="preserve"> calculateArea(){</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System.</w:t>
      </w:r>
      <w:r w:rsidRPr="00EB3897">
        <w:rPr>
          <w:rFonts w:ascii="Times New Roman" w:hAnsi="Times New Roman" w:cs="Times New Roman"/>
          <w:b/>
          <w:bCs/>
          <w:i/>
          <w:iCs/>
          <w:color w:val="984806" w:themeColor="accent6" w:themeShade="80"/>
          <w:sz w:val="24"/>
          <w:szCs w:val="24"/>
        </w:rPr>
        <w:t>out</w:t>
      </w:r>
      <w:r w:rsidRPr="00EB3897">
        <w:rPr>
          <w:rFonts w:ascii="Times New Roman" w:hAnsi="Times New Roman" w:cs="Times New Roman"/>
          <w:b/>
          <w:i/>
          <w:color w:val="984806" w:themeColor="accent6" w:themeShade="80"/>
          <w:sz w:val="24"/>
          <w:szCs w:val="24"/>
        </w:rPr>
        <w:t>.println(length*width);</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 xml:space="preserve">}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 xml:space="preserve">}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bCs/>
          <w:i/>
          <w:color w:val="984806" w:themeColor="accent6" w:themeShade="80"/>
          <w:sz w:val="24"/>
          <w:szCs w:val="24"/>
        </w:rPr>
        <w:t>public</w:t>
      </w:r>
      <w:r w:rsidRPr="00EB3897">
        <w:rPr>
          <w:rFonts w:ascii="Times New Roman" w:hAnsi="Times New Roman" w:cs="Times New Roman"/>
          <w:b/>
          <w:i/>
          <w:color w:val="984806" w:themeColor="accent6" w:themeShade="80"/>
          <w:sz w:val="24"/>
          <w:szCs w:val="24"/>
        </w:rPr>
        <w:t xml:space="preserve"> </w:t>
      </w:r>
      <w:r w:rsidRPr="00EB3897">
        <w:rPr>
          <w:rFonts w:ascii="Times New Roman" w:hAnsi="Times New Roman" w:cs="Times New Roman"/>
          <w:b/>
          <w:bCs/>
          <w:i/>
          <w:color w:val="984806" w:themeColor="accent6" w:themeShade="80"/>
          <w:sz w:val="24"/>
          <w:szCs w:val="24"/>
        </w:rPr>
        <w:t>class</w:t>
      </w:r>
      <w:r w:rsidRPr="00EB3897">
        <w:rPr>
          <w:rFonts w:ascii="Times New Roman" w:hAnsi="Times New Roman" w:cs="Times New Roman"/>
          <w:b/>
          <w:i/>
          <w:color w:val="984806" w:themeColor="accent6" w:themeShade="80"/>
          <w:sz w:val="24"/>
          <w:szCs w:val="24"/>
        </w:rPr>
        <w:t xml:space="preserve"> MultipleObjectsByOneType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bCs/>
          <w:i/>
          <w:color w:val="984806" w:themeColor="accent6" w:themeShade="80"/>
          <w:sz w:val="24"/>
          <w:szCs w:val="24"/>
        </w:rPr>
        <w:t>public</w:t>
      </w:r>
      <w:r w:rsidRPr="00EB3897">
        <w:rPr>
          <w:rFonts w:ascii="Times New Roman" w:hAnsi="Times New Roman" w:cs="Times New Roman"/>
          <w:b/>
          <w:i/>
          <w:color w:val="984806" w:themeColor="accent6" w:themeShade="80"/>
          <w:sz w:val="24"/>
          <w:szCs w:val="24"/>
        </w:rPr>
        <w:t xml:space="preserve"> </w:t>
      </w:r>
      <w:r w:rsidRPr="00EB3897">
        <w:rPr>
          <w:rFonts w:ascii="Times New Roman" w:hAnsi="Times New Roman" w:cs="Times New Roman"/>
          <w:b/>
          <w:bCs/>
          <w:i/>
          <w:color w:val="984806" w:themeColor="accent6" w:themeShade="80"/>
          <w:sz w:val="24"/>
          <w:szCs w:val="24"/>
        </w:rPr>
        <w:t>static</w:t>
      </w:r>
      <w:r w:rsidRPr="00EB3897">
        <w:rPr>
          <w:rFonts w:ascii="Times New Roman" w:hAnsi="Times New Roman" w:cs="Times New Roman"/>
          <w:b/>
          <w:i/>
          <w:color w:val="984806" w:themeColor="accent6" w:themeShade="80"/>
          <w:sz w:val="24"/>
          <w:szCs w:val="24"/>
        </w:rPr>
        <w:t xml:space="preserve"> </w:t>
      </w:r>
      <w:r w:rsidRPr="00EB3897">
        <w:rPr>
          <w:rFonts w:ascii="Times New Roman" w:hAnsi="Times New Roman" w:cs="Times New Roman"/>
          <w:b/>
          <w:bCs/>
          <w:i/>
          <w:color w:val="984806" w:themeColor="accent6" w:themeShade="80"/>
          <w:sz w:val="24"/>
          <w:szCs w:val="24"/>
        </w:rPr>
        <w:t>void</w:t>
      </w:r>
      <w:r w:rsidRPr="00EB3897">
        <w:rPr>
          <w:rFonts w:ascii="Times New Roman" w:hAnsi="Times New Roman" w:cs="Times New Roman"/>
          <w:b/>
          <w:i/>
          <w:color w:val="984806" w:themeColor="accent6" w:themeShade="80"/>
          <w:sz w:val="24"/>
          <w:szCs w:val="24"/>
        </w:rPr>
        <w:t xml:space="preserve"> main(String[] args)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Rectangle1 r1=</w:t>
      </w:r>
      <w:r w:rsidRPr="00EB3897">
        <w:rPr>
          <w:rFonts w:ascii="Times New Roman" w:hAnsi="Times New Roman" w:cs="Times New Roman"/>
          <w:b/>
          <w:bCs/>
          <w:i/>
          <w:color w:val="984806" w:themeColor="accent6" w:themeShade="80"/>
          <w:sz w:val="24"/>
          <w:szCs w:val="24"/>
        </w:rPr>
        <w:t>new</w:t>
      </w:r>
      <w:r w:rsidRPr="00EB3897">
        <w:rPr>
          <w:rFonts w:ascii="Times New Roman" w:hAnsi="Times New Roman" w:cs="Times New Roman"/>
          <w:b/>
          <w:i/>
          <w:color w:val="984806" w:themeColor="accent6" w:themeShade="80"/>
          <w:sz w:val="24"/>
          <w:szCs w:val="24"/>
        </w:rPr>
        <w:t xml:space="preserve"> Rectangle1(),r2=</w:t>
      </w:r>
      <w:r w:rsidRPr="00EB3897">
        <w:rPr>
          <w:rFonts w:ascii="Times New Roman" w:hAnsi="Times New Roman" w:cs="Times New Roman"/>
          <w:b/>
          <w:bCs/>
          <w:i/>
          <w:color w:val="984806" w:themeColor="accent6" w:themeShade="80"/>
          <w:sz w:val="24"/>
          <w:szCs w:val="24"/>
        </w:rPr>
        <w:t>new</w:t>
      </w:r>
      <w:r w:rsidRPr="00EB3897">
        <w:rPr>
          <w:rFonts w:ascii="Times New Roman" w:hAnsi="Times New Roman" w:cs="Times New Roman"/>
          <w:b/>
          <w:i/>
          <w:color w:val="984806" w:themeColor="accent6" w:themeShade="80"/>
          <w:sz w:val="24"/>
          <w:szCs w:val="24"/>
        </w:rPr>
        <w:t xml:space="preserve"> Rectangle1();//creating two objects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r1.insert(11,5);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r2.insert(3,15);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r1.calculateArea();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r>
      <w:r w:rsidRPr="00EB3897">
        <w:rPr>
          <w:rFonts w:ascii="Times New Roman" w:hAnsi="Times New Roman" w:cs="Times New Roman"/>
          <w:b/>
          <w:i/>
          <w:color w:val="984806" w:themeColor="accent6" w:themeShade="80"/>
          <w:sz w:val="24"/>
          <w:szCs w:val="24"/>
        </w:rPr>
        <w:tab/>
        <w:t xml:space="preserve"> r2.calculateArea(); </w:t>
      </w:r>
      <w:r w:rsidRPr="00EB3897">
        <w:rPr>
          <w:rFonts w:ascii="Times New Roman" w:hAnsi="Times New Roman" w:cs="Times New Roman"/>
          <w:b/>
          <w:i/>
          <w:color w:val="984806" w:themeColor="accent6" w:themeShade="80"/>
          <w:sz w:val="24"/>
          <w:szCs w:val="24"/>
        </w:rPr>
        <w:tab/>
        <w:t xml:space="preserve"> </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ab/>
        <w:t>}</w:t>
      </w: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p>
    <w:p w:rsidR="00EB3897" w:rsidRPr="00EB3897" w:rsidRDefault="00EB3897" w:rsidP="00EB3897">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sz w:val="24"/>
          <w:szCs w:val="24"/>
        </w:rPr>
      </w:pPr>
      <w:r w:rsidRPr="00EB3897">
        <w:rPr>
          <w:rFonts w:ascii="Times New Roman" w:hAnsi="Times New Roman" w:cs="Times New Roman"/>
          <w:b/>
          <w:i/>
          <w:color w:val="984806" w:themeColor="accent6" w:themeShade="80"/>
          <w:sz w:val="24"/>
          <w:szCs w:val="24"/>
        </w:rPr>
        <w:t>}</w:t>
      </w:r>
    </w:p>
    <w:p w:rsidR="009D1A6C" w:rsidRDefault="008F41D2" w:rsidP="00E77FF8">
      <w:pPr>
        <w:pStyle w:val="Heading1"/>
      </w:pPr>
      <w:r>
        <w:t>Real World Example:</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bCs/>
          <w:i/>
          <w:color w:val="984806" w:themeColor="accent6" w:themeShade="80"/>
          <w:sz w:val="20"/>
          <w:szCs w:val="20"/>
        </w:rPr>
        <w:t>class</w:t>
      </w:r>
      <w:r w:rsidRPr="008F41D2">
        <w:rPr>
          <w:rFonts w:ascii="Times New Roman" w:hAnsi="Times New Roman" w:cs="Times New Roman"/>
          <w:i/>
          <w:color w:val="984806" w:themeColor="accent6" w:themeShade="80"/>
          <w:sz w:val="20"/>
          <w:szCs w:val="20"/>
        </w:rPr>
        <w:t xml:space="preserve"> AccountBalance{</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int</w:t>
      </w:r>
      <w:r w:rsidRPr="008F41D2">
        <w:rPr>
          <w:rFonts w:ascii="Times New Roman" w:hAnsi="Times New Roman" w:cs="Times New Roman"/>
          <w:i/>
          <w:color w:val="984806" w:themeColor="accent6" w:themeShade="80"/>
          <w:sz w:val="20"/>
          <w:szCs w:val="20"/>
        </w:rPr>
        <w:t xml:space="preserve"> accountNumber;</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t>String name;</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float</w:t>
      </w:r>
      <w:r w:rsidRPr="008F41D2">
        <w:rPr>
          <w:rFonts w:ascii="Times New Roman" w:hAnsi="Times New Roman" w:cs="Times New Roman"/>
          <w:i/>
          <w:color w:val="984806" w:themeColor="accent6" w:themeShade="80"/>
          <w:sz w:val="20"/>
          <w:szCs w:val="20"/>
        </w:rPr>
        <w:t xml:space="preserve"> amount;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public</w:t>
      </w:r>
      <w:r w:rsidRPr="008F41D2">
        <w:rPr>
          <w:rFonts w:ascii="Times New Roman" w:hAnsi="Times New Roman" w:cs="Times New Roman"/>
          <w:i/>
          <w:color w:val="984806" w:themeColor="accent6" w:themeShade="80"/>
          <w:sz w:val="20"/>
          <w:szCs w:val="20"/>
        </w:rPr>
        <w:t xml:space="preserve"> </w:t>
      </w:r>
      <w:r w:rsidRPr="008F41D2">
        <w:rPr>
          <w:rFonts w:ascii="Times New Roman" w:hAnsi="Times New Roman" w:cs="Times New Roman"/>
          <w:bCs/>
          <w:i/>
          <w:color w:val="984806" w:themeColor="accent6" w:themeShade="80"/>
          <w:sz w:val="20"/>
          <w:szCs w:val="20"/>
        </w:rPr>
        <w:t>void</w:t>
      </w:r>
      <w:r w:rsidRPr="008F41D2">
        <w:rPr>
          <w:rFonts w:ascii="Times New Roman" w:hAnsi="Times New Roman" w:cs="Times New Roman"/>
          <w:i/>
          <w:color w:val="984806" w:themeColor="accent6" w:themeShade="80"/>
          <w:sz w:val="20"/>
          <w:szCs w:val="20"/>
        </w:rPr>
        <w:t xml:space="preserve"> insert(</w:t>
      </w:r>
      <w:r w:rsidRPr="008F41D2">
        <w:rPr>
          <w:rFonts w:ascii="Times New Roman" w:hAnsi="Times New Roman" w:cs="Times New Roman"/>
          <w:bCs/>
          <w:i/>
          <w:color w:val="984806" w:themeColor="accent6" w:themeShade="80"/>
          <w:sz w:val="20"/>
          <w:szCs w:val="20"/>
        </w:rPr>
        <w:t>int</w:t>
      </w:r>
      <w:r w:rsidRPr="008F41D2">
        <w:rPr>
          <w:rFonts w:ascii="Times New Roman" w:hAnsi="Times New Roman" w:cs="Times New Roman"/>
          <w:i/>
          <w:color w:val="984806" w:themeColor="accent6" w:themeShade="80"/>
          <w:sz w:val="20"/>
          <w:szCs w:val="20"/>
        </w:rPr>
        <w:t xml:space="preserve"> actnum,String pName,</w:t>
      </w:r>
      <w:r w:rsidRPr="008F41D2">
        <w:rPr>
          <w:rFonts w:ascii="Times New Roman" w:hAnsi="Times New Roman" w:cs="Times New Roman"/>
          <w:bCs/>
          <w:i/>
          <w:color w:val="984806" w:themeColor="accent6" w:themeShade="80"/>
          <w:sz w:val="20"/>
          <w:szCs w:val="20"/>
        </w:rPr>
        <w:t>float</w:t>
      </w:r>
      <w:r w:rsidRPr="008F41D2">
        <w:rPr>
          <w:rFonts w:ascii="Times New Roman" w:hAnsi="Times New Roman" w:cs="Times New Roman"/>
          <w:i/>
          <w:color w:val="984806" w:themeColor="accent6" w:themeShade="80"/>
          <w:sz w:val="20"/>
          <w:szCs w:val="20"/>
        </w:rPr>
        <w:t xml:space="preserve"> amount){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accountNumber=actnum;</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name=pName;</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this</w:t>
      </w:r>
      <w:r w:rsidRPr="008F41D2">
        <w:rPr>
          <w:rFonts w:ascii="Times New Roman" w:hAnsi="Times New Roman" w:cs="Times New Roman"/>
          <w:i/>
          <w:color w:val="984806" w:themeColor="accent6" w:themeShade="80"/>
          <w:sz w:val="20"/>
          <w:szCs w:val="20"/>
        </w:rPr>
        <w:t>.amount=amount;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public</w:t>
      </w:r>
      <w:r w:rsidRPr="008F41D2">
        <w:rPr>
          <w:rFonts w:ascii="Times New Roman" w:hAnsi="Times New Roman" w:cs="Times New Roman"/>
          <w:i/>
          <w:color w:val="984806" w:themeColor="accent6" w:themeShade="80"/>
          <w:sz w:val="20"/>
          <w:szCs w:val="20"/>
        </w:rPr>
        <w:t xml:space="preserve"> </w:t>
      </w:r>
      <w:r w:rsidRPr="008F41D2">
        <w:rPr>
          <w:rFonts w:ascii="Times New Roman" w:hAnsi="Times New Roman" w:cs="Times New Roman"/>
          <w:bCs/>
          <w:i/>
          <w:color w:val="984806" w:themeColor="accent6" w:themeShade="80"/>
          <w:sz w:val="20"/>
          <w:szCs w:val="20"/>
        </w:rPr>
        <w:t>void</w:t>
      </w:r>
      <w:r w:rsidRPr="008F41D2">
        <w:rPr>
          <w:rFonts w:ascii="Times New Roman" w:hAnsi="Times New Roman" w:cs="Times New Roman"/>
          <w:i/>
          <w:color w:val="984806" w:themeColor="accent6" w:themeShade="80"/>
          <w:sz w:val="20"/>
          <w:szCs w:val="20"/>
        </w:rPr>
        <w:t xml:space="preserve"> deposit(</w:t>
      </w:r>
      <w:r w:rsidRPr="008F41D2">
        <w:rPr>
          <w:rFonts w:ascii="Times New Roman" w:hAnsi="Times New Roman" w:cs="Times New Roman"/>
          <w:bCs/>
          <w:i/>
          <w:color w:val="984806" w:themeColor="accent6" w:themeShade="80"/>
          <w:sz w:val="20"/>
          <w:szCs w:val="20"/>
        </w:rPr>
        <w:t>float</w:t>
      </w:r>
      <w:r w:rsidRPr="008F41D2">
        <w:rPr>
          <w:rFonts w:ascii="Times New Roman" w:hAnsi="Times New Roman" w:cs="Times New Roman"/>
          <w:i/>
          <w:color w:val="984806" w:themeColor="accent6" w:themeShade="80"/>
          <w:sz w:val="20"/>
          <w:szCs w:val="20"/>
        </w:rPr>
        <w:t xml:space="preserve"> amt){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amount = amount+amt;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public</w:t>
      </w:r>
      <w:r w:rsidRPr="008F41D2">
        <w:rPr>
          <w:rFonts w:ascii="Times New Roman" w:hAnsi="Times New Roman" w:cs="Times New Roman"/>
          <w:i/>
          <w:color w:val="984806" w:themeColor="accent6" w:themeShade="80"/>
          <w:sz w:val="20"/>
          <w:szCs w:val="20"/>
        </w:rPr>
        <w:t xml:space="preserve"> </w:t>
      </w:r>
      <w:r w:rsidRPr="008F41D2">
        <w:rPr>
          <w:rFonts w:ascii="Times New Roman" w:hAnsi="Times New Roman" w:cs="Times New Roman"/>
          <w:bCs/>
          <w:i/>
          <w:color w:val="984806" w:themeColor="accent6" w:themeShade="80"/>
          <w:sz w:val="20"/>
          <w:szCs w:val="20"/>
        </w:rPr>
        <w:t>void</w:t>
      </w:r>
      <w:r w:rsidRPr="008F41D2">
        <w:rPr>
          <w:rFonts w:ascii="Times New Roman" w:hAnsi="Times New Roman" w:cs="Times New Roman"/>
          <w:i/>
          <w:color w:val="984806" w:themeColor="accent6" w:themeShade="80"/>
          <w:sz w:val="20"/>
          <w:szCs w:val="20"/>
        </w:rPr>
        <w:t xml:space="preserve"> withDraw(</w:t>
      </w:r>
      <w:r w:rsidRPr="008F41D2">
        <w:rPr>
          <w:rFonts w:ascii="Times New Roman" w:hAnsi="Times New Roman" w:cs="Times New Roman"/>
          <w:bCs/>
          <w:i/>
          <w:color w:val="984806" w:themeColor="accent6" w:themeShade="80"/>
          <w:sz w:val="20"/>
          <w:szCs w:val="20"/>
        </w:rPr>
        <w:t>int</w:t>
      </w:r>
      <w:r w:rsidRPr="008F41D2">
        <w:rPr>
          <w:rFonts w:ascii="Times New Roman" w:hAnsi="Times New Roman" w:cs="Times New Roman"/>
          <w:i/>
          <w:color w:val="984806" w:themeColor="accent6" w:themeShade="80"/>
          <w:sz w:val="20"/>
          <w:szCs w:val="20"/>
        </w:rPr>
        <w:t xml:space="preserve"> amt){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if</w:t>
      </w:r>
      <w:r w:rsidRPr="008F41D2">
        <w:rPr>
          <w:rFonts w:ascii="Times New Roman" w:hAnsi="Times New Roman" w:cs="Times New Roman"/>
          <w:i/>
          <w:color w:val="984806" w:themeColor="accent6" w:themeShade="80"/>
          <w:sz w:val="20"/>
          <w:szCs w:val="20"/>
        </w:rPr>
        <w:t>(amount&lt;amt){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 xml:space="preserve"> System.</w:t>
      </w:r>
      <w:r w:rsidRPr="008F41D2">
        <w:rPr>
          <w:rFonts w:ascii="Times New Roman" w:hAnsi="Times New Roman" w:cs="Times New Roman"/>
          <w:bCs/>
          <w:i/>
          <w:iCs/>
          <w:color w:val="984806" w:themeColor="accent6" w:themeShade="80"/>
          <w:sz w:val="20"/>
          <w:szCs w:val="20"/>
        </w:rPr>
        <w:t>out</w:t>
      </w:r>
      <w:r w:rsidRPr="008F41D2">
        <w:rPr>
          <w:rFonts w:ascii="Times New Roman" w:hAnsi="Times New Roman" w:cs="Times New Roman"/>
          <w:i/>
          <w:color w:val="984806" w:themeColor="accent6" w:themeShade="80"/>
          <w:sz w:val="20"/>
          <w:szCs w:val="20"/>
        </w:rPr>
        <w:t>.println("Balance is less than wiothdrwlAmount");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w:t>
      </w:r>
      <w:r w:rsidRPr="008F41D2">
        <w:rPr>
          <w:rFonts w:ascii="Times New Roman" w:hAnsi="Times New Roman" w:cs="Times New Roman"/>
          <w:bCs/>
          <w:i/>
          <w:color w:val="984806" w:themeColor="accent6" w:themeShade="80"/>
          <w:sz w:val="20"/>
          <w:szCs w:val="20"/>
        </w:rPr>
        <w:t>else</w:t>
      </w:r>
      <w:r w:rsidRPr="008F41D2">
        <w:rPr>
          <w:rFonts w:ascii="Times New Roman" w:hAnsi="Times New Roman" w:cs="Times New Roman"/>
          <w:i/>
          <w:color w:val="984806" w:themeColor="accent6" w:themeShade="80"/>
          <w:sz w:val="20"/>
          <w:szCs w:val="20"/>
        </w:rPr>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amount = amount-amt;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System.</w:t>
      </w:r>
      <w:r w:rsidRPr="008F41D2">
        <w:rPr>
          <w:rFonts w:ascii="Times New Roman" w:hAnsi="Times New Roman" w:cs="Times New Roman"/>
          <w:bCs/>
          <w:i/>
          <w:iCs/>
          <w:color w:val="984806" w:themeColor="accent6" w:themeShade="80"/>
          <w:sz w:val="20"/>
          <w:szCs w:val="20"/>
        </w:rPr>
        <w:t>out</w:t>
      </w:r>
      <w:r w:rsidRPr="008F41D2">
        <w:rPr>
          <w:rFonts w:ascii="Times New Roman" w:hAnsi="Times New Roman" w:cs="Times New Roman"/>
          <w:i/>
          <w:color w:val="984806" w:themeColor="accent6" w:themeShade="80"/>
          <w:sz w:val="20"/>
          <w:szCs w:val="20"/>
        </w:rPr>
        <w:t>.println(amount);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bCs/>
          <w:i/>
          <w:color w:val="984806" w:themeColor="accent6" w:themeShade="80"/>
          <w:sz w:val="20"/>
          <w:szCs w:val="20"/>
        </w:rPr>
        <w:t>public</w:t>
      </w:r>
      <w:r w:rsidRPr="008F41D2">
        <w:rPr>
          <w:rFonts w:ascii="Times New Roman" w:hAnsi="Times New Roman" w:cs="Times New Roman"/>
          <w:i/>
          <w:color w:val="984806" w:themeColor="accent6" w:themeShade="80"/>
          <w:sz w:val="20"/>
          <w:szCs w:val="20"/>
        </w:rPr>
        <w:t xml:space="preserve"> </w:t>
      </w:r>
      <w:r w:rsidRPr="008F41D2">
        <w:rPr>
          <w:rFonts w:ascii="Times New Roman" w:hAnsi="Times New Roman" w:cs="Times New Roman"/>
          <w:bCs/>
          <w:i/>
          <w:color w:val="984806" w:themeColor="accent6" w:themeShade="80"/>
          <w:sz w:val="20"/>
          <w:szCs w:val="20"/>
        </w:rPr>
        <w:t>class</w:t>
      </w:r>
      <w:r w:rsidRPr="008F41D2">
        <w:rPr>
          <w:rFonts w:ascii="Times New Roman" w:hAnsi="Times New Roman" w:cs="Times New Roman"/>
          <w:i/>
          <w:color w:val="984806" w:themeColor="accent6" w:themeShade="80"/>
          <w:sz w:val="20"/>
          <w:szCs w:val="20"/>
        </w:rPr>
        <w:t xml:space="preserve"> RealWorldExampleAccount {</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bCs/>
          <w:i/>
          <w:color w:val="984806" w:themeColor="accent6" w:themeShade="80"/>
          <w:sz w:val="20"/>
          <w:szCs w:val="20"/>
        </w:rPr>
        <w:t>public</w:t>
      </w:r>
      <w:r w:rsidRPr="008F41D2">
        <w:rPr>
          <w:rFonts w:ascii="Times New Roman" w:hAnsi="Times New Roman" w:cs="Times New Roman"/>
          <w:i/>
          <w:color w:val="984806" w:themeColor="accent6" w:themeShade="80"/>
          <w:sz w:val="20"/>
          <w:szCs w:val="20"/>
        </w:rPr>
        <w:t xml:space="preserve"> </w:t>
      </w:r>
      <w:r w:rsidRPr="008F41D2">
        <w:rPr>
          <w:rFonts w:ascii="Times New Roman" w:hAnsi="Times New Roman" w:cs="Times New Roman"/>
          <w:bCs/>
          <w:i/>
          <w:color w:val="984806" w:themeColor="accent6" w:themeShade="80"/>
          <w:sz w:val="20"/>
          <w:szCs w:val="20"/>
        </w:rPr>
        <w:t>static</w:t>
      </w:r>
      <w:r w:rsidRPr="008F41D2">
        <w:rPr>
          <w:rFonts w:ascii="Times New Roman" w:hAnsi="Times New Roman" w:cs="Times New Roman"/>
          <w:i/>
          <w:color w:val="984806" w:themeColor="accent6" w:themeShade="80"/>
          <w:sz w:val="20"/>
          <w:szCs w:val="20"/>
        </w:rPr>
        <w:t xml:space="preserve"> </w:t>
      </w:r>
      <w:r w:rsidRPr="008F41D2">
        <w:rPr>
          <w:rFonts w:ascii="Times New Roman" w:hAnsi="Times New Roman" w:cs="Times New Roman"/>
          <w:bCs/>
          <w:i/>
          <w:color w:val="984806" w:themeColor="accent6" w:themeShade="80"/>
          <w:sz w:val="20"/>
          <w:szCs w:val="20"/>
        </w:rPr>
        <w:t>void</w:t>
      </w:r>
      <w:r w:rsidRPr="008F41D2">
        <w:rPr>
          <w:rFonts w:ascii="Times New Roman" w:hAnsi="Times New Roman" w:cs="Times New Roman"/>
          <w:i/>
          <w:color w:val="984806" w:themeColor="accent6" w:themeShade="80"/>
          <w:sz w:val="20"/>
          <w:szCs w:val="20"/>
        </w:rPr>
        <w:t xml:space="preserve"> main(String[] args) {</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 xml:space="preserve">AccountBalance actBlncObj = </w:t>
      </w:r>
      <w:r w:rsidRPr="008F41D2">
        <w:rPr>
          <w:rFonts w:ascii="Times New Roman" w:hAnsi="Times New Roman" w:cs="Times New Roman"/>
          <w:bCs/>
          <w:i/>
          <w:color w:val="984806" w:themeColor="accent6" w:themeShade="80"/>
          <w:sz w:val="20"/>
          <w:szCs w:val="20"/>
        </w:rPr>
        <w:t>new</w:t>
      </w:r>
      <w:r w:rsidRPr="008F41D2">
        <w:rPr>
          <w:rFonts w:ascii="Times New Roman" w:hAnsi="Times New Roman" w:cs="Times New Roman"/>
          <w:i/>
          <w:color w:val="984806" w:themeColor="accent6" w:themeShade="80"/>
          <w:sz w:val="20"/>
          <w:szCs w:val="20"/>
        </w:rPr>
        <w:t xml:space="preserve">  AccountBalance();</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actBlncObj.insert(1234567890,"Shaveta",55000);</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actBlncObj.deposit(20000);</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r>
      <w:r w:rsidRPr="008F41D2">
        <w:rPr>
          <w:rFonts w:ascii="Times New Roman" w:hAnsi="Times New Roman" w:cs="Times New Roman"/>
          <w:i/>
          <w:color w:val="984806" w:themeColor="accent6" w:themeShade="80"/>
          <w:sz w:val="20"/>
          <w:szCs w:val="20"/>
        </w:rPr>
        <w:tab/>
        <w:t>actBlncObj.withDraw(40000);</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ab/>
        <w:t>}</w:t>
      </w:r>
    </w:p>
    <w:p w:rsidR="008F41D2" w:rsidRPr="008F41D2" w:rsidRDefault="008F41D2" w:rsidP="008F41D2">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p>
    <w:p w:rsidR="009D1A6C" w:rsidRPr="00760C9A" w:rsidRDefault="008F41D2" w:rsidP="00760C9A">
      <w:pPr>
        <w:shd w:val="clear" w:color="auto" w:fill="C2D69B" w:themeFill="accent3" w:themeFillTint="99"/>
        <w:autoSpaceDE w:val="0"/>
        <w:autoSpaceDN w:val="0"/>
        <w:adjustRightInd w:val="0"/>
        <w:spacing w:after="0" w:line="240" w:lineRule="auto"/>
        <w:rPr>
          <w:rFonts w:ascii="Times New Roman" w:hAnsi="Times New Roman" w:cs="Times New Roman"/>
          <w:i/>
          <w:color w:val="984806" w:themeColor="accent6" w:themeShade="80"/>
          <w:sz w:val="20"/>
          <w:szCs w:val="20"/>
        </w:rPr>
      </w:pPr>
      <w:r w:rsidRPr="008F41D2">
        <w:rPr>
          <w:rFonts w:ascii="Times New Roman" w:hAnsi="Times New Roman" w:cs="Times New Roman"/>
          <w:i/>
          <w:color w:val="984806" w:themeColor="accent6" w:themeShade="80"/>
          <w:sz w:val="20"/>
          <w:szCs w:val="20"/>
        </w:rPr>
        <w:t>}</w:t>
      </w:r>
    </w:p>
    <w:p w:rsidR="00E77FF8" w:rsidRDefault="00E77FF8" w:rsidP="00E77FF8">
      <w:pPr>
        <w:pStyle w:val="Heading1"/>
      </w:pPr>
      <w:r>
        <w:t>Do You Know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Can we overload main method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Constructor returns a value but, what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Can we create a program without main method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are the 6 ways to use this keyword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Why multiple inheritance is not supported in java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Why use aggregation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Can we override the static method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covariant return type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are the three usage of super keyword?</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Why use instance initializer block?</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the usage of blank final variable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marker or tagged interface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runtime polymorphism or dynamic method dispatch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the difference between static and dynamic binding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How downcasting is possible in java ?</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the purpose of private constructor?</w:t>
      </w:r>
    </w:p>
    <w:p w:rsidR="00E77FF8" w:rsidRPr="00E77FF8" w:rsidRDefault="00E77FF8" w:rsidP="00E4141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77FF8">
        <w:rPr>
          <w:rFonts w:ascii="Times New Roman" w:eastAsia="Times New Roman" w:hAnsi="Times New Roman" w:cs="Times New Roman"/>
          <w:sz w:val="24"/>
          <w:szCs w:val="24"/>
        </w:rPr>
        <w:t>What is object cloning ?</w:t>
      </w:r>
    </w:p>
    <w:p w:rsidR="00E77FF8" w:rsidRDefault="00E77FF8" w:rsidP="007654D1"/>
    <w:p w:rsidR="00982FB4" w:rsidRDefault="00982FB4" w:rsidP="007654D1"/>
    <w:p w:rsidR="00982FB4" w:rsidRDefault="00982FB4" w:rsidP="007654D1"/>
    <w:p w:rsidR="00074AAE" w:rsidRDefault="00074AAE" w:rsidP="007654D1"/>
    <w:p w:rsidR="00074AAE" w:rsidRDefault="00074AAE" w:rsidP="007654D1"/>
    <w:p w:rsidR="00074AAE" w:rsidRDefault="00074AAE" w:rsidP="007654D1"/>
    <w:p w:rsidR="00074AAE" w:rsidRDefault="00074AAE" w:rsidP="007654D1"/>
    <w:p w:rsidR="00074AAE" w:rsidRDefault="00074AAE" w:rsidP="007654D1"/>
    <w:p w:rsidR="00074AAE" w:rsidRDefault="00074AAE" w:rsidP="007654D1"/>
    <w:p w:rsidR="00074AAE" w:rsidRDefault="00074AAE" w:rsidP="00074AAE">
      <w:pPr>
        <w:tabs>
          <w:tab w:val="left" w:pos="4725"/>
        </w:tabs>
      </w:pPr>
      <w:r>
        <w:tab/>
      </w:r>
    </w:p>
    <w:p w:rsidR="00074AAE" w:rsidRDefault="00074AAE" w:rsidP="007654D1"/>
    <w:p w:rsidR="00074AAE" w:rsidRDefault="00074AAE" w:rsidP="007654D1"/>
    <w:p w:rsidR="00074AAE" w:rsidRDefault="00074AAE" w:rsidP="007654D1"/>
    <w:p w:rsidR="00074AAE" w:rsidRDefault="00074AAE" w:rsidP="007654D1"/>
    <w:p w:rsidR="00982FB4" w:rsidRDefault="00982FB4" w:rsidP="00965E35">
      <w:pPr>
        <w:pStyle w:val="Heading1"/>
        <w:jc w:val="center"/>
      </w:pPr>
      <w:r>
        <w:lastRenderedPageBreak/>
        <w:t>CHAPTER - Constructor in Java</w:t>
      </w:r>
    </w:p>
    <w:p w:rsidR="00982FB4" w:rsidRDefault="00982FB4" w:rsidP="00982FB4">
      <w:pPr>
        <w:jc w:val="center"/>
      </w:pPr>
    </w:p>
    <w:p w:rsidR="00982FB4" w:rsidRPr="00982FB4" w:rsidRDefault="00982FB4" w:rsidP="00982FB4">
      <w:p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b/>
          <w:bCs/>
          <w:sz w:val="24"/>
          <w:szCs w:val="24"/>
        </w:rPr>
        <w:t>Constructor in java</w:t>
      </w:r>
      <w:r w:rsidRPr="00982FB4">
        <w:rPr>
          <w:rFonts w:ascii="Times New Roman" w:eastAsia="Times New Roman" w:hAnsi="Times New Roman" w:cs="Times New Roman"/>
          <w:sz w:val="24"/>
          <w:szCs w:val="24"/>
        </w:rPr>
        <w:t xml:space="preserve"> is a </w:t>
      </w:r>
      <w:r w:rsidRPr="00982FB4">
        <w:rPr>
          <w:rFonts w:ascii="Times New Roman" w:eastAsia="Times New Roman" w:hAnsi="Times New Roman" w:cs="Times New Roman"/>
          <w:i/>
          <w:iCs/>
          <w:sz w:val="24"/>
          <w:szCs w:val="24"/>
        </w:rPr>
        <w:t>special type of method</w:t>
      </w:r>
      <w:r w:rsidRPr="00982FB4">
        <w:rPr>
          <w:rFonts w:ascii="Times New Roman" w:eastAsia="Times New Roman" w:hAnsi="Times New Roman" w:cs="Times New Roman"/>
          <w:sz w:val="24"/>
          <w:szCs w:val="24"/>
        </w:rPr>
        <w:t xml:space="preserve"> that is used to initialize the object. </w:t>
      </w:r>
    </w:p>
    <w:p w:rsidR="00982FB4" w:rsidRPr="00982FB4" w:rsidRDefault="00982FB4" w:rsidP="00982FB4">
      <w:p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sz w:val="24"/>
          <w:szCs w:val="24"/>
        </w:rPr>
        <w:t xml:space="preserve">Java constructor is </w:t>
      </w:r>
      <w:r w:rsidRPr="00982FB4">
        <w:rPr>
          <w:rFonts w:ascii="Times New Roman" w:eastAsia="Times New Roman" w:hAnsi="Times New Roman" w:cs="Times New Roman"/>
          <w:i/>
          <w:iCs/>
          <w:sz w:val="24"/>
          <w:szCs w:val="24"/>
        </w:rPr>
        <w:t>invoked at the time of object creation</w:t>
      </w:r>
      <w:r w:rsidRPr="00982FB4">
        <w:rPr>
          <w:rFonts w:ascii="Times New Roman" w:eastAsia="Times New Roman" w:hAnsi="Times New Roman" w:cs="Times New Roman"/>
          <w:sz w:val="24"/>
          <w:szCs w:val="24"/>
        </w:rPr>
        <w:t xml:space="preserve">. It constructs the values i.e. provides data for the object that is why it is known as constructor. </w:t>
      </w:r>
    </w:p>
    <w:p w:rsidR="00982FB4" w:rsidRPr="00982FB4" w:rsidRDefault="00982FB4" w:rsidP="00982FB4">
      <w:pPr>
        <w:pStyle w:val="Title"/>
        <w:rPr>
          <w:rFonts w:eastAsia="Times New Roman"/>
        </w:rPr>
      </w:pPr>
      <w:r w:rsidRPr="00982FB4">
        <w:rPr>
          <w:rFonts w:eastAsia="Times New Roman"/>
        </w:rPr>
        <w:t>Rules for creating java constructor</w:t>
      </w:r>
    </w:p>
    <w:p w:rsidR="00982FB4" w:rsidRPr="00982FB4" w:rsidRDefault="00982FB4" w:rsidP="00982FB4">
      <w:p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sz w:val="24"/>
          <w:szCs w:val="24"/>
        </w:rPr>
        <w:t>There are basically two rules defined for the constructor.</w:t>
      </w:r>
    </w:p>
    <w:p w:rsidR="00982FB4" w:rsidRPr="00982FB4" w:rsidRDefault="00982FB4" w:rsidP="00E41415">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sz w:val="24"/>
          <w:szCs w:val="24"/>
        </w:rPr>
        <w:t>Constructor name must be same as its class name</w:t>
      </w:r>
    </w:p>
    <w:p w:rsidR="00982FB4" w:rsidRPr="00982FB4" w:rsidRDefault="00982FB4" w:rsidP="00E41415">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sz w:val="24"/>
          <w:szCs w:val="24"/>
        </w:rPr>
        <w:t>Constructor must have no explicit return type</w:t>
      </w:r>
    </w:p>
    <w:p w:rsidR="00982FB4" w:rsidRPr="00982FB4" w:rsidRDefault="00982FB4" w:rsidP="00982FB4">
      <w:pPr>
        <w:pStyle w:val="Title"/>
        <w:rPr>
          <w:rFonts w:eastAsia="Times New Roman"/>
        </w:rPr>
      </w:pPr>
      <w:r w:rsidRPr="00982FB4">
        <w:rPr>
          <w:rFonts w:eastAsia="Times New Roman"/>
        </w:rPr>
        <w:t>Types of java constructors</w:t>
      </w:r>
    </w:p>
    <w:p w:rsidR="00982FB4" w:rsidRPr="00982FB4" w:rsidRDefault="00982FB4" w:rsidP="00982FB4">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0463C125" wp14:editId="01F55C72">
            <wp:simplePos x="0" y="0"/>
            <wp:positionH relativeFrom="margin">
              <wp:posOffset>3686175</wp:posOffset>
            </wp:positionH>
            <wp:positionV relativeFrom="margin">
              <wp:posOffset>3562350</wp:posOffset>
            </wp:positionV>
            <wp:extent cx="2933700" cy="1123950"/>
            <wp:effectExtent l="0" t="0" r="0" b="0"/>
            <wp:wrapSquare wrapText="bothSides"/>
            <wp:docPr id="23" name="Picture 23" descr="java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construc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2FB4">
        <w:rPr>
          <w:rFonts w:ascii="Times New Roman" w:eastAsia="Times New Roman" w:hAnsi="Times New Roman" w:cs="Times New Roman"/>
          <w:sz w:val="24"/>
          <w:szCs w:val="24"/>
        </w:rPr>
        <w:t>There are two types of constructors:</w:t>
      </w:r>
    </w:p>
    <w:p w:rsidR="00982FB4" w:rsidRPr="00982FB4" w:rsidRDefault="00982FB4" w:rsidP="00E41415">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sz w:val="24"/>
          <w:szCs w:val="24"/>
        </w:rPr>
        <w:t>Default constructor (no-arg constructor)</w:t>
      </w:r>
      <w:r w:rsidRPr="00982FB4">
        <w:t xml:space="preserve"> </w:t>
      </w:r>
    </w:p>
    <w:p w:rsidR="00982FB4" w:rsidRPr="00982FB4" w:rsidRDefault="00982FB4" w:rsidP="00E41415">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82FB4">
        <w:rPr>
          <w:rFonts w:ascii="Times New Roman" w:eastAsia="Times New Roman" w:hAnsi="Times New Roman" w:cs="Times New Roman"/>
          <w:sz w:val="24"/>
          <w:szCs w:val="24"/>
        </w:rPr>
        <w:t>Parameterized constructor</w:t>
      </w:r>
    </w:p>
    <w:p w:rsidR="005E7FA7" w:rsidRDefault="005E7FA7" w:rsidP="005E7FA7">
      <w:pPr>
        <w:pStyle w:val="Heading2"/>
      </w:pPr>
    </w:p>
    <w:p w:rsidR="005E7FA7" w:rsidRDefault="005E7FA7" w:rsidP="00154185">
      <w:pPr>
        <w:pStyle w:val="Title"/>
      </w:pPr>
      <w:r>
        <w:t>Java Default Constructor</w:t>
      </w:r>
    </w:p>
    <w:p w:rsidR="005E7FA7" w:rsidRPr="005E7FA7" w:rsidRDefault="005E7FA7" w:rsidP="005E7FA7"/>
    <w:p w:rsidR="005E7FA7" w:rsidRPr="005E7FA7" w:rsidRDefault="005E7FA7" w:rsidP="005E7FA7">
      <w:r>
        <w:t>A constructor that have no parameter is known as default constructor.</w:t>
      </w:r>
    </w:p>
    <w:p w:rsidR="005E7FA7" w:rsidRDefault="005E7FA7" w:rsidP="005E7FA7">
      <w:pPr>
        <w:pStyle w:val="Heading3"/>
      </w:pPr>
      <w:r>
        <w:t>Syntax of default constructor:</w:t>
      </w:r>
    </w:p>
    <w:p w:rsidR="005E7FA7" w:rsidRPr="005E7FA7" w:rsidRDefault="005E7FA7" w:rsidP="005E7FA7">
      <w:pPr>
        <w:shd w:val="clear" w:color="auto" w:fill="FABF8F" w:themeFill="accent6" w:themeFillTint="99"/>
        <w:spacing w:before="100" w:beforeAutospacing="1" w:after="100" w:afterAutospacing="1" w:line="240" w:lineRule="auto"/>
        <w:ind w:left="360"/>
        <w:rPr>
          <w:b/>
          <w:i/>
          <w:color w:val="984806" w:themeColor="accent6" w:themeShade="80"/>
        </w:rPr>
      </w:pPr>
      <w:r w:rsidRPr="005E7FA7">
        <w:rPr>
          <w:b/>
          <w:i/>
          <w:color w:val="984806" w:themeColor="accent6" w:themeShade="80"/>
        </w:rPr>
        <w:t>&lt;class_name&gt;(){}  </w:t>
      </w:r>
    </w:p>
    <w:p w:rsidR="00145D03" w:rsidRDefault="00145D03" w:rsidP="00145D03">
      <w:pPr>
        <w:spacing w:before="100" w:beforeAutospacing="1" w:after="100" w:afterAutospacing="1" w:line="240" w:lineRule="auto"/>
        <w:jc w:val="both"/>
        <w:rPr>
          <w:rFonts w:ascii="Times New Roman" w:eastAsia="Times New Roman" w:hAnsi="Times New Roman" w:cs="Times New Roman"/>
          <w:sz w:val="24"/>
          <w:szCs w:val="24"/>
        </w:rPr>
      </w:pPr>
      <w:r w:rsidRPr="00145D03">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w:t>
      </w:r>
    </w:p>
    <w:p w:rsidR="00145D03" w:rsidRPr="00145D03" w:rsidRDefault="00145D03" w:rsidP="00145D0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45D03">
        <w:rPr>
          <w:rFonts w:ascii="Times New Roman" w:eastAsia="Times New Roman" w:hAnsi="Times New Roman" w:cs="Times New Roman"/>
          <w:b/>
          <w:i/>
          <w:color w:val="984806" w:themeColor="accent6" w:themeShade="80"/>
          <w:sz w:val="24"/>
          <w:szCs w:val="24"/>
        </w:rPr>
        <w:t>class Bike1{  </w:t>
      </w:r>
    </w:p>
    <w:p w:rsidR="00145D03" w:rsidRPr="00145D03" w:rsidRDefault="00145D03" w:rsidP="00145D0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45D03">
        <w:rPr>
          <w:rFonts w:ascii="Times New Roman" w:eastAsia="Times New Roman" w:hAnsi="Times New Roman" w:cs="Times New Roman"/>
          <w:b/>
          <w:i/>
          <w:color w:val="984806" w:themeColor="accent6" w:themeShade="80"/>
          <w:sz w:val="24"/>
          <w:szCs w:val="24"/>
        </w:rPr>
        <w:t>Bike1(){System.out.println("Bike is created");}  </w:t>
      </w:r>
    </w:p>
    <w:p w:rsidR="00145D03" w:rsidRPr="00145D03" w:rsidRDefault="00145D03" w:rsidP="00145D0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45D03">
        <w:rPr>
          <w:rFonts w:ascii="Times New Roman" w:eastAsia="Times New Roman" w:hAnsi="Times New Roman" w:cs="Times New Roman"/>
          <w:b/>
          <w:i/>
          <w:color w:val="984806" w:themeColor="accent6" w:themeShade="80"/>
          <w:sz w:val="24"/>
          <w:szCs w:val="24"/>
        </w:rPr>
        <w:t>public static void main(String args[]){  </w:t>
      </w:r>
    </w:p>
    <w:p w:rsidR="00145D03" w:rsidRPr="00145D03" w:rsidRDefault="00145D03" w:rsidP="00145D0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45D03">
        <w:rPr>
          <w:rFonts w:ascii="Times New Roman" w:eastAsia="Times New Roman" w:hAnsi="Times New Roman" w:cs="Times New Roman"/>
          <w:b/>
          <w:i/>
          <w:color w:val="984806" w:themeColor="accent6" w:themeShade="80"/>
          <w:sz w:val="24"/>
          <w:szCs w:val="24"/>
        </w:rPr>
        <w:t>Bike1 b=new Bike1();  </w:t>
      </w:r>
    </w:p>
    <w:p w:rsidR="00145D03" w:rsidRPr="00145D03" w:rsidRDefault="00145D03" w:rsidP="00145D0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45D03">
        <w:rPr>
          <w:rFonts w:ascii="Times New Roman" w:eastAsia="Times New Roman" w:hAnsi="Times New Roman" w:cs="Times New Roman"/>
          <w:b/>
          <w:i/>
          <w:color w:val="984806" w:themeColor="accent6" w:themeShade="80"/>
          <w:sz w:val="24"/>
          <w:szCs w:val="24"/>
        </w:rPr>
        <w:t>}  </w:t>
      </w:r>
    </w:p>
    <w:p w:rsidR="00145D03" w:rsidRPr="00145D03" w:rsidRDefault="00145D03" w:rsidP="00145D03">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45D03">
        <w:rPr>
          <w:rFonts w:ascii="Times New Roman" w:eastAsia="Times New Roman" w:hAnsi="Times New Roman" w:cs="Times New Roman"/>
          <w:b/>
          <w:i/>
          <w:color w:val="984806" w:themeColor="accent6" w:themeShade="80"/>
          <w:sz w:val="24"/>
          <w:szCs w:val="24"/>
        </w:rPr>
        <w:t>}  </w:t>
      </w:r>
    </w:p>
    <w:p w:rsidR="00145D03" w:rsidRPr="00145D03" w:rsidRDefault="00145D03" w:rsidP="00145D03">
      <w:pPr>
        <w:pStyle w:val="Heading4"/>
        <w:rPr>
          <w:color w:val="FF0000"/>
          <w:u w:val="single"/>
        </w:rPr>
      </w:pPr>
      <w:r w:rsidRPr="00145D03">
        <w:rPr>
          <w:color w:val="FF0000"/>
          <w:u w:val="single"/>
        </w:rPr>
        <w:lastRenderedPageBreak/>
        <w:t>Rule: If there is no constructor in a class, compiler automatically creates a default constructor.</w:t>
      </w:r>
    </w:p>
    <w:p w:rsidR="00145D03" w:rsidRPr="00145D03" w:rsidRDefault="00145D03" w:rsidP="00145D03"/>
    <w:p w:rsidR="00145D03" w:rsidRDefault="00145D03" w:rsidP="00145D03">
      <w:pPr>
        <w:jc w:val="center"/>
      </w:pPr>
      <w:r>
        <w:rPr>
          <w:noProof/>
        </w:rPr>
        <w:drawing>
          <wp:inline distT="0" distB="0" distL="0" distR="0">
            <wp:extent cx="5410200" cy="1752600"/>
            <wp:effectExtent l="0" t="0" r="0" b="0"/>
            <wp:docPr id="24" name="Picture 24"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fault construct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1752600"/>
                    </a:xfrm>
                    <a:prstGeom prst="rect">
                      <a:avLst/>
                    </a:prstGeom>
                    <a:noFill/>
                    <a:ln>
                      <a:noFill/>
                    </a:ln>
                  </pic:spPr>
                </pic:pic>
              </a:graphicData>
            </a:graphic>
          </wp:inline>
        </w:drawing>
      </w:r>
    </w:p>
    <w:p w:rsidR="00145D03" w:rsidRDefault="00145D03" w:rsidP="00154185">
      <w:pPr>
        <w:pStyle w:val="Heading1"/>
      </w:pPr>
      <w:r>
        <w:t>What is the purpose of default constructor?</w:t>
      </w:r>
    </w:p>
    <w:p w:rsidR="00145D03" w:rsidRDefault="00145D03" w:rsidP="00145D03">
      <w:pPr>
        <w:pStyle w:val="NormalWeb"/>
      </w:pPr>
      <w:r>
        <w:t>Default constructor provides the default values to the object like 0, null etc. depending on the type.</w:t>
      </w:r>
    </w:p>
    <w:p w:rsidR="00145D03" w:rsidRDefault="00145D03" w:rsidP="00145D03">
      <w:pPr>
        <w:autoSpaceDE w:val="0"/>
        <w:autoSpaceDN w:val="0"/>
        <w:adjustRightInd w:val="0"/>
        <w:spacing w:after="0" w:line="240" w:lineRule="auto"/>
        <w:rPr>
          <w:rFonts w:ascii="Consolas" w:hAnsi="Consolas" w:cs="Consolas"/>
          <w:sz w:val="20"/>
          <w:szCs w:val="20"/>
        </w:rPr>
      </w:pP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bCs/>
          <w:i/>
          <w:color w:val="984806" w:themeColor="accent6" w:themeShade="80"/>
        </w:rPr>
        <w:t>public</w:t>
      </w:r>
      <w:r w:rsidRPr="00145D03">
        <w:rPr>
          <w:rFonts w:ascii="Times New Roman" w:hAnsi="Times New Roman" w:cs="Times New Roman"/>
          <w:b/>
          <w:i/>
          <w:color w:val="984806" w:themeColor="accent6" w:themeShade="80"/>
        </w:rPr>
        <w:t xml:space="preserve"> </w:t>
      </w:r>
      <w:r w:rsidRPr="00145D03">
        <w:rPr>
          <w:rFonts w:ascii="Times New Roman" w:hAnsi="Times New Roman" w:cs="Times New Roman"/>
          <w:b/>
          <w:bCs/>
          <w:i/>
          <w:color w:val="984806" w:themeColor="accent6" w:themeShade="80"/>
        </w:rPr>
        <w:t>class</w:t>
      </w:r>
      <w:r w:rsidRPr="00145D03">
        <w:rPr>
          <w:rFonts w:ascii="Times New Roman" w:hAnsi="Times New Roman" w:cs="Times New Roman"/>
          <w:b/>
          <w:i/>
          <w:color w:val="984806" w:themeColor="accent6" w:themeShade="80"/>
        </w:rPr>
        <w:t xml:space="preserve"> defaultConstructorWithDefaultValues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r>
      <w:r w:rsidRPr="00145D03">
        <w:rPr>
          <w:rFonts w:ascii="Times New Roman" w:hAnsi="Times New Roman" w:cs="Times New Roman"/>
          <w:b/>
          <w:bCs/>
          <w:i/>
          <w:color w:val="984806" w:themeColor="accent6" w:themeShade="80"/>
        </w:rPr>
        <w:t>int</w:t>
      </w:r>
      <w:r w:rsidRPr="00145D03">
        <w:rPr>
          <w:rFonts w:ascii="Times New Roman" w:hAnsi="Times New Roman" w:cs="Times New Roman"/>
          <w:b/>
          <w:i/>
          <w:color w:val="984806" w:themeColor="accent6" w:themeShade="80"/>
        </w:rPr>
        <w:t xml:space="preserve"> id;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t xml:space="preserve">String name;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t xml:space="preserve">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r>
      <w:r w:rsidRPr="00145D03">
        <w:rPr>
          <w:rFonts w:ascii="Times New Roman" w:hAnsi="Times New Roman" w:cs="Times New Roman"/>
          <w:b/>
          <w:bCs/>
          <w:i/>
          <w:color w:val="984806" w:themeColor="accent6" w:themeShade="80"/>
        </w:rPr>
        <w:t>void</w:t>
      </w:r>
      <w:r w:rsidRPr="00145D03">
        <w:rPr>
          <w:rFonts w:ascii="Times New Roman" w:hAnsi="Times New Roman" w:cs="Times New Roman"/>
          <w:b/>
          <w:i/>
          <w:color w:val="984806" w:themeColor="accent6" w:themeShade="80"/>
        </w:rPr>
        <w:t xml:space="preserve"> display(){System.</w:t>
      </w:r>
      <w:r w:rsidRPr="00145D03">
        <w:rPr>
          <w:rFonts w:ascii="Times New Roman" w:hAnsi="Times New Roman" w:cs="Times New Roman"/>
          <w:b/>
          <w:bCs/>
          <w:i/>
          <w:iCs/>
          <w:color w:val="984806" w:themeColor="accent6" w:themeShade="80"/>
        </w:rPr>
        <w:t>out</w:t>
      </w:r>
      <w:r w:rsidRPr="00145D03">
        <w:rPr>
          <w:rFonts w:ascii="Times New Roman" w:hAnsi="Times New Roman" w:cs="Times New Roman"/>
          <w:b/>
          <w:i/>
          <w:color w:val="984806" w:themeColor="accent6" w:themeShade="80"/>
        </w:rPr>
        <w:t xml:space="preserve">.println(id+" "+name);}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t xml:space="preserve">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r>
      <w:r w:rsidRPr="00145D03">
        <w:rPr>
          <w:rFonts w:ascii="Times New Roman" w:hAnsi="Times New Roman" w:cs="Times New Roman"/>
          <w:b/>
          <w:bCs/>
          <w:i/>
          <w:color w:val="984806" w:themeColor="accent6" w:themeShade="80"/>
        </w:rPr>
        <w:t>public</w:t>
      </w:r>
      <w:r w:rsidRPr="00145D03">
        <w:rPr>
          <w:rFonts w:ascii="Times New Roman" w:hAnsi="Times New Roman" w:cs="Times New Roman"/>
          <w:b/>
          <w:i/>
          <w:color w:val="984806" w:themeColor="accent6" w:themeShade="80"/>
        </w:rPr>
        <w:t xml:space="preserve"> </w:t>
      </w:r>
      <w:r w:rsidRPr="00145D03">
        <w:rPr>
          <w:rFonts w:ascii="Times New Roman" w:hAnsi="Times New Roman" w:cs="Times New Roman"/>
          <w:b/>
          <w:bCs/>
          <w:i/>
          <w:color w:val="984806" w:themeColor="accent6" w:themeShade="80"/>
        </w:rPr>
        <w:t>static</w:t>
      </w:r>
      <w:r w:rsidRPr="00145D03">
        <w:rPr>
          <w:rFonts w:ascii="Times New Roman" w:hAnsi="Times New Roman" w:cs="Times New Roman"/>
          <w:b/>
          <w:i/>
          <w:color w:val="984806" w:themeColor="accent6" w:themeShade="80"/>
        </w:rPr>
        <w:t xml:space="preserve"> </w:t>
      </w:r>
      <w:r w:rsidRPr="00145D03">
        <w:rPr>
          <w:rFonts w:ascii="Times New Roman" w:hAnsi="Times New Roman" w:cs="Times New Roman"/>
          <w:b/>
          <w:bCs/>
          <w:i/>
          <w:color w:val="984806" w:themeColor="accent6" w:themeShade="80"/>
        </w:rPr>
        <w:t>void</w:t>
      </w:r>
      <w:r w:rsidRPr="00145D03">
        <w:rPr>
          <w:rFonts w:ascii="Times New Roman" w:hAnsi="Times New Roman" w:cs="Times New Roman"/>
          <w:b/>
          <w:i/>
          <w:color w:val="984806" w:themeColor="accent6" w:themeShade="80"/>
        </w:rPr>
        <w:t xml:space="preserve"> main(String args[]){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r>
      <w:r w:rsidRPr="00145D03">
        <w:rPr>
          <w:rFonts w:ascii="Times New Roman" w:hAnsi="Times New Roman" w:cs="Times New Roman"/>
          <w:b/>
          <w:i/>
          <w:color w:val="984806" w:themeColor="accent6" w:themeShade="80"/>
        </w:rPr>
        <w:tab/>
        <w:t>defaultConstructorWithDefaultValues s1=</w:t>
      </w:r>
      <w:r w:rsidRPr="00145D03">
        <w:rPr>
          <w:rFonts w:ascii="Times New Roman" w:hAnsi="Times New Roman" w:cs="Times New Roman"/>
          <w:b/>
          <w:bCs/>
          <w:i/>
          <w:color w:val="984806" w:themeColor="accent6" w:themeShade="80"/>
        </w:rPr>
        <w:t>new</w:t>
      </w:r>
      <w:r w:rsidRPr="00145D03">
        <w:rPr>
          <w:rFonts w:ascii="Times New Roman" w:hAnsi="Times New Roman" w:cs="Times New Roman"/>
          <w:b/>
          <w:i/>
          <w:color w:val="984806" w:themeColor="accent6" w:themeShade="80"/>
        </w:rPr>
        <w:t xml:space="preserve"> defaultConstructorWithDefaultValues();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r>
      <w:r w:rsidRPr="00145D03">
        <w:rPr>
          <w:rFonts w:ascii="Times New Roman" w:hAnsi="Times New Roman" w:cs="Times New Roman"/>
          <w:b/>
          <w:i/>
          <w:color w:val="984806" w:themeColor="accent6" w:themeShade="80"/>
        </w:rPr>
        <w:tab/>
        <w:t>defaultConstructorWithDefaultValues s2=</w:t>
      </w:r>
      <w:r w:rsidRPr="00145D03">
        <w:rPr>
          <w:rFonts w:ascii="Times New Roman" w:hAnsi="Times New Roman" w:cs="Times New Roman"/>
          <w:b/>
          <w:bCs/>
          <w:i/>
          <w:color w:val="984806" w:themeColor="accent6" w:themeShade="80"/>
        </w:rPr>
        <w:t>new</w:t>
      </w:r>
      <w:r w:rsidRPr="00145D03">
        <w:rPr>
          <w:rFonts w:ascii="Times New Roman" w:hAnsi="Times New Roman" w:cs="Times New Roman"/>
          <w:b/>
          <w:i/>
          <w:color w:val="984806" w:themeColor="accent6" w:themeShade="80"/>
        </w:rPr>
        <w:t xml:space="preserve"> defaultConstructorWithDefaultValues();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t xml:space="preserve">s1.display();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t xml:space="preserve">s2.display();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ab/>
        <w:t xml:space="preserve">}  </w:t>
      </w:r>
    </w:p>
    <w:p w:rsidR="00145D03" w:rsidRPr="00145D03" w:rsidRDefault="00145D03" w:rsidP="00145D03">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145D03">
        <w:rPr>
          <w:rFonts w:ascii="Times New Roman" w:hAnsi="Times New Roman" w:cs="Times New Roman"/>
          <w:b/>
          <w:i/>
          <w:color w:val="984806" w:themeColor="accent6" w:themeShade="80"/>
        </w:rPr>
        <w:t>}</w:t>
      </w:r>
    </w:p>
    <w:p w:rsidR="00145D03" w:rsidRPr="00B26760" w:rsidRDefault="00145D03">
      <w:pPr>
        <w:rPr>
          <w:u w:val="single"/>
        </w:rPr>
      </w:pPr>
    </w:p>
    <w:p w:rsidR="00982FB4" w:rsidRDefault="00B26760" w:rsidP="00B26760">
      <w:r w:rsidRPr="005B14C4">
        <w:rPr>
          <w:b/>
          <w:bCs/>
        </w:rPr>
        <w:t xml:space="preserve">Explanation: </w:t>
      </w:r>
      <w:r w:rsidRPr="005B14C4">
        <w:t>In the above class,you are not creating any constructor so compiler provides you a default constructor.Here 0 and null values are provided by default constructor.</w:t>
      </w:r>
    </w:p>
    <w:p w:rsidR="00154185" w:rsidRDefault="00154185" w:rsidP="00154185">
      <w:pPr>
        <w:pStyle w:val="Title"/>
      </w:pPr>
      <w:r>
        <w:t>Java parameterized constructor</w:t>
      </w:r>
    </w:p>
    <w:p w:rsidR="00154185" w:rsidRDefault="00154185" w:rsidP="00B26760">
      <w:r>
        <w:t>A constructor that have parameters is known as parameterized constructor.</w:t>
      </w:r>
    </w:p>
    <w:p w:rsidR="00154185" w:rsidRDefault="00154185" w:rsidP="00154185">
      <w:pPr>
        <w:pStyle w:val="Heading1"/>
      </w:pPr>
      <w:r>
        <w:t>Why use parameterized constructor?</w:t>
      </w:r>
    </w:p>
    <w:p w:rsidR="00154185" w:rsidRDefault="00154185" w:rsidP="00B26760">
      <w:r>
        <w:t>Parameterized constructor is used to provide different values to the distinct objects.</w:t>
      </w:r>
    </w:p>
    <w:p w:rsidR="00154185" w:rsidRDefault="00154185" w:rsidP="00B26760">
      <w:r w:rsidRPr="00154185">
        <w:rPr>
          <w:b/>
        </w:rPr>
        <w:t>Example</w:t>
      </w:r>
      <w:r>
        <w:t>:</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class Student4{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int id;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lastRenderedPageBreak/>
        <w:t>    String name;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Student4(int i,String n){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id = i;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name = n;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  </w:t>
      </w:r>
    </w:p>
    <w:p w:rsid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void display(){System.out.println(id+" "+name);}  </w:t>
      </w:r>
    </w:p>
    <w:p w:rsidR="00154185" w:rsidRPr="00154185" w:rsidRDefault="00154185" w:rsidP="00154185">
      <w:pPr>
        <w:shd w:val="clear" w:color="auto" w:fill="C2D69B" w:themeFill="accent3" w:themeFillTint="99"/>
        <w:spacing w:before="100" w:beforeAutospacing="1" w:after="100" w:afterAutospacing="1" w:line="240" w:lineRule="auto"/>
        <w:ind w:left="360" w:firstLine="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public static void main(String args[]){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Student4 s1 = new Student4(111,"Karan");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Student4 s2 = new Student4(222,"Aryan");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s1.display();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s2.display();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  </w:t>
      </w:r>
    </w:p>
    <w:p w:rsidR="00154185" w:rsidRPr="00154185" w:rsidRDefault="00154185" w:rsidP="00154185">
      <w:pPr>
        <w:shd w:val="clear" w:color="auto" w:fill="C2D69B" w:themeFill="accent3" w:themeFillTint="99"/>
        <w:spacing w:before="100" w:beforeAutospacing="1" w:after="100" w:afterAutospacing="1" w:line="240" w:lineRule="auto"/>
        <w:ind w:left="360"/>
        <w:rPr>
          <w:rFonts w:ascii="Times New Roman" w:eastAsia="Times New Roman" w:hAnsi="Times New Roman" w:cs="Times New Roman"/>
          <w:b/>
          <w:i/>
          <w:color w:val="984806" w:themeColor="accent6" w:themeShade="80"/>
          <w:sz w:val="24"/>
          <w:szCs w:val="24"/>
        </w:rPr>
      </w:pPr>
      <w:r w:rsidRPr="00154185">
        <w:rPr>
          <w:rFonts w:ascii="Times New Roman" w:eastAsia="Times New Roman" w:hAnsi="Times New Roman" w:cs="Times New Roman"/>
          <w:b/>
          <w:i/>
          <w:color w:val="984806" w:themeColor="accent6" w:themeShade="80"/>
          <w:sz w:val="24"/>
          <w:szCs w:val="24"/>
        </w:rPr>
        <w:t>}  </w:t>
      </w:r>
    </w:p>
    <w:p w:rsidR="00154185" w:rsidRDefault="001F3008" w:rsidP="001F3008">
      <w:pPr>
        <w:pStyle w:val="Title"/>
      </w:pPr>
      <w:r w:rsidRPr="001F3008">
        <w:t>Constructor Overloading in Java</w:t>
      </w:r>
    </w:p>
    <w:p w:rsidR="00360982" w:rsidRDefault="00360982" w:rsidP="00360982">
      <w:pPr>
        <w:rPr>
          <w:rFonts w:ascii="Verdana" w:hAnsi="Verdana"/>
          <w:color w:val="000000"/>
          <w:sz w:val="20"/>
          <w:szCs w:val="20"/>
          <w:shd w:val="clear" w:color="auto" w:fill="FFFFFF"/>
        </w:rPr>
      </w:pPr>
      <w:r>
        <w:rPr>
          <w:rFonts w:ascii="Verdana" w:hAnsi="Verdana"/>
          <w:color w:val="000000"/>
          <w:sz w:val="20"/>
          <w:szCs w:val="20"/>
          <w:shd w:val="clear" w:color="auto" w:fill="FFFFFF"/>
        </w:rPr>
        <w:t>Constructor overloading is a technique in Java in which a class can have any number of constructors that differ in parameter lists. The compiler differentiates these constructors by taking into account the number of parameters in the list and their type.</w:t>
      </w:r>
    </w:p>
    <w:p w:rsidR="003722F1" w:rsidRDefault="003722F1" w:rsidP="003722F1">
      <w:pPr>
        <w:autoSpaceDE w:val="0"/>
        <w:autoSpaceDN w:val="0"/>
        <w:adjustRightInd w:val="0"/>
        <w:spacing w:after="0" w:line="240" w:lineRule="auto"/>
        <w:rPr>
          <w:rFonts w:ascii="Consolas" w:hAnsi="Consolas" w:cs="Consolas"/>
          <w:sz w:val="20"/>
          <w:szCs w:val="20"/>
        </w:rPr>
      </w:pP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bCs/>
          <w:i/>
          <w:color w:val="984806" w:themeColor="accent6" w:themeShade="80"/>
        </w:rPr>
        <w:t>public</w:t>
      </w: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class</w:t>
      </w:r>
      <w:r w:rsidRPr="003722F1">
        <w:rPr>
          <w:rFonts w:ascii="Times New Roman" w:hAnsi="Times New Roman" w:cs="Times New Roman"/>
          <w:b/>
          <w:i/>
          <w:color w:val="984806" w:themeColor="accent6" w:themeShade="80"/>
        </w:rPr>
        <w:t xml:space="preserve"> ConsturctorOverloading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int</w:t>
      </w:r>
      <w:r w:rsidRPr="003722F1">
        <w:rPr>
          <w:rFonts w:ascii="Times New Roman" w:hAnsi="Times New Roman" w:cs="Times New Roman"/>
          <w:b/>
          <w:i/>
          <w:color w:val="984806" w:themeColor="accent6" w:themeShade="80"/>
        </w:rPr>
        <w:t xml:space="preserve"> id;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String name;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int</w:t>
      </w:r>
      <w:r w:rsidRPr="003722F1">
        <w:rPr>
          <w:rFonts w:ascii="Times New Roman" w:hAnsi="Times New Roman" w:cs="Times New Roman"/>
          <w:b/>
          <w:i/>
          <w:color w:val="984806" w:themeColor="accent6" w:themeShade="80"/>
        </w:rPr>
        <w:t xml:space="preserve"> age;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ConsturctorOverloading(</w:t>
      </w:r>
      <w:r w:rsidRPr="003722F1">
        <w:rPr>
          <w:rFonts w:ascii="Times New Roman" w:hAnsi="Times New Roman" w:cs="Times New Roman"/>
          <w:b/>
          <w:bCs/>
          <w:i/>
          <w:color w:val="984806" w:themeColor="accent6" w:themeShade="80"/>
        </w:rPr>
        <w:t>int</w:t>
      </w:r>
      <w:r w:rsidRPr="003722F1">
        <w:rPr>
          <w:rFonts w:ascii="Times New Roman" w:hAnsi="Times New Roman" w:cs="Times New Roman"/>
          <w:b/>
          <w:i/>
          <w:color w:val="984806" w:themeColor="accent6" w:themeShade="80"/>
        </w:rPr>
        <w:t xml:space="preserve"> i,String n){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id = i;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name = n;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ConsturctorOverloading(</w:t>
      </w:r>
      <w:r w:rsidRPr="003722F1">
        <w:rPr>
          <w:rFonts w:ascii="Times New Roman" w:hAnsi="Times New Roman" w:cs="Times New Roman"/>
          <w:b/>
          <w:bCs/>
          <w:i/>
          <w:color w:val="984806" w:themeColor="accent6" w:themeShade="80"/>
        </w:rPr>
        <w:t>int</w:t>
      </w:r>
      <w:r w:rsidRPr="003722F1">
        <w:rPr>
          <w:rFonts w:ascii="Times New Roman" w:hAnsi="Times New Roman" w:cs="Times New Roman"/>
          <w:b/>
          <w:i/>
          <w:color w:val="984806" w:themeColor="accent6" w:themeShade="80"/>
        </w:rPr>
        <w:t xml:space="preserve"> i,String n,</w:t>
      </w:r>
      <w:r w:rsidRPr="003722F1">
        <w:rPr>
          <w:rFonts w:ascii="Times New Roman" w:hAnsi="Times New Roman" w:cs="Times New Roman"/>
          <w:b/>
          <w:bCs/>
          <w:i/>
          <w:color w:val="984806" w:themeColor="accent6" w:themeShade="80"/>
        </w:rPr>
        <w:t>int</w:t>
      </w:r>
      <w:r w:rsidRPr="003722F1">
        <w:rPr>
          <w:rFonts w:ascii="Times New Roman" w:hAnsi="Times New Roman" w:cs="Times New Roman"/>
          <w:b/>
          <w:i/>
          <w:color w:val="984806" w:themeColor="accent6" w:themeShade="80"/>
        </w:rPr>
        <w:t xml:space="preserve"> a){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id = i;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name = n;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age=a;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void</w:t>
      </w:r>
      <w:r w:rsidRPr="003722F1">
        <w:rPr>
          <w:rFonts w:ascii="Times New Roman" w:hAnsi="Times New Roman" w:cs="Times New Roman"/>
          <w:b/>
          <w:i/>
          <w:color w:val="984806" w:themeColor="accent6" w:themeShade="80"/>
        </w:rPr>
        <w:t xml:space="preserve"> display(){System.</w:t>
      </w:r>
      <w:r w:rsidRPr="003722F1">
        <w:rPr>
          <w:rFonts w:ascii="Times New Roman" w:hAnsi="Times New Roman" w:cs="Times New Roman"/>
          <w:b/>
          <w:bCs/>
          <w:i/>
          <w:iCs/>
          <w:color w:val="984806" w:themeColor="accent6" w:themeShade="80"/>
        </w:rPr>
        <w:t>out</w:t>
      </w:r>
      <w:r w:rsidRPr="003722F1">
        <w:rPr>
          <w:rFonts w:ascii="Times New Roman" w:hAnsi="Times New Roman" w:cs="Times New Roman"/>
          <w:b/>
          <w:i/>
          <w:color w:val="984806" w:themeColor="accent6" w:themeShade="80"/>
        </w:rPr>
        <w:t xml:space="preserve">.println(id+" "+name+" "+age);}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public</w:t>
      </w: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static</w:t>
      </w: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bCs/>
          <w:i/>
          <w:color w:val="984806" w:themeColor="accent6" w:themeShade="80"/>
        </w:rPr>
        <w:t>void</w:t>
      </w:r>
      <w:r w:rsidRPr="003722F1">
        <w:rPr>
          <w:rFonts w:ascii="Times New Roman" w:hAnsi="Times New Roman" w:cs="Times New Roman"/>
          <w:b/>
          <w:i/>
          <w:color w:val="984806" w:themeColor="accent6" w:themeShade="80"/>
        </w:rPr>
        <w:t xml:space="preserve"> main(String args[]){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w:t>
      </w:r>
      <w:r w:rsidRPr="003722F1">
        <w:rPr>
          <w:rFonts w:ascii="Times New Roman" w:hAnsi="Times New Roman" w:cs="Times New Roman"/>
          <w:b/>
          <w:i/>
          <w:color w:val="984806" w:themeColor="accent6" w:themeShade="80"/>
        </w:rPr>
        <w:tab/>
        <w:t xml:space="preserve">ConsturctorOverloading s1 = </w:t>
      </w:r>
      <w:r w:rsidRPr="003722F1">
        <w:rPr>
          <w:rFonts w:ascii="Times New Roman" w:hAnsi="Times New Roman" w:cs="Times New Roman"/>
          <w:b/>
          <w:bCs/>
          <w:i/>
          <w:color w:val="984806" w:themeColor="accent6" w:themeShade="80"/>
        </w:rPr>
        <w:t>new</w:t>
      </w:r>
      <w:r w:rsidRPr="003722F1">
        <w:rPr>
          <w:rFonts w:ascii="Times New Roman" w:hAnsi="Times New Roman" w:cs="Times New Roman"/>
          <w:b/>
          <w:i/>
          <w:color w:val="984806" w:themeColor="accent6" w:themeShade="80"/>
        </w:rPr>
        <w:t xml:space="preserve"> ConsturctorOverloading(111,"Karan");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lastRenderedPageBreak/>
        <w:t xml:space="preserve">    </w:t>
      </w:r>
      <w:r w:rsidRPr="003722F1">
        <w:rPr>
          <w:rFonts w:ascii="Times New Roman" w:hAnsi="Times New Roman" w:cs="Times New Roman"/>
          <w:b/>
          <w:i/>
          <w:color w:val="984806" w:themeColor="accent6" w:themeShade="80"/>
        </w:rPr>
        <w:tab/>
        <w:t xml:space="preserve">ConsturctorOverloading s2 = </w:t>
      </w:r>
      <w:r w:rsidRPr="003722F1">
        <w:rPr>
          <w:rFonts w:ascii="Times New Roman" w:hAnsi="Times New Roman" w:cs="Times New Roman"/>
          <w:b/>
          <w:bCs/>
          <w:i/>
          <w:color w:val="984806" w:themeColor="accent6" w:themeShade="80"/>
        </w:rPr>
        <w:t>new</w:t>
      </w:r>
      <w:r w:rsidRPr="003722F1">
        <w:rPr>
          <w:rFonts w:ascii="Times New Roman" w:hAnsi="Times New Roman" w:cs="Times New Roman"/>
          <w:b/>
          <w:i/>
          <w:color w:val="984806" w:themeColor="accent6" w:themeShade="80"/>
        </w:rPr>
        <w:t xml:space="preserve"> ConsturctorOverloading(222,"Aryan",25);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s1.display();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ab/>
        <w:t xml:space="preserve">    s2.display();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 xml:space="preserve">   }  </w:t>
      </w: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p>
    <w:p w:rsidR="003722F1" w:rsidRPr="003722F1" w:rsidRDefault="003722F1" w:rsidP="003722F1">
      <w:pPr>
        <w:shd w:val="clear" w:color="auto" w:fill="C2D69B" w:themeFill="accent3" w:themeFillTint="99"/>
        <w:autoSpaceDE w:val="0"/>
        <w:autoSpaceDN w:val="0"/>
        <w:adjustRightInd w:val="0"/>
        <w:spacing w:after="0" w:line="240" w:lineRule="auto"/>
        <w:rPr>
          <w:rFonts w:ascii="Times New Roman" w:hAnsi="Times New Roman" w:cs="Times New Roman"/>
          <w:b/>
          <w:i/>
          <w:color w:val="984806" w:themeColor="accent6" w:themeShade="80"/>
        </w:rPr>
      </w:pPr>
      <w:r w:rsidRPr="003722F1">
        <w:rPr>
          <w:rFonts w:ascii="Times New Roman" w:hAnsi="Times New Roman" w:cs="Times New Roman"/>
          <w:b/>
          <w:i/>
          <w:color w:val="984806" w:themeColor="accent6" w:themeShade="80"/>
        </w:rPr>
        <w:t>}</w:t>
      </w:r>
    </w:p>
    <w:p w:rsidR="00562842" w:rsidRDefault="00562842" w:rsidP="00562842">
      <w:pPr>
        <w:pStyle w:val="Title"/>
      </w:pPr>
    </w:p>
    <w:p w:rsidR="00562842" w:rsidRPr="00562842" w:rsidRDefault="00562842" w:rsidP="00562842">
      <w:pPr>
        <w:pStyle w:val="Title"/>
      </w:pPr>
      <w:r w:rsidRPr="00562842">
        <w:t>Difference between constructor and method in java</w:t>
      </w:r>
    </w:p>
    <w:p w:rsidR="00562842" w:rsidRDefault="00562842" w:rsidP="00562842">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differences between constructors and methods. They are given below.</w:t>
      </w:r>
    </w:p>
    <w:tbl>
      <w:tblPr>
        <w:tblW w:w="10620" w:type="dxa"/>
        <w:tblInd w:w="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400"/>
      </w:tblGrid>
      <w:tr w:rsidR="00562842" w:rsidTr="00562842">
        <w:tc>
          <w:tcPr>
            <w:tcW w:w="5220" w:type="dxa"/>
            <w:shd w:val="clear" w:color="auto" w:fill="C7CCBE"/>
            <w:tcMar>
              <w:top w:w="180" w:type="dxa"/>
              <w:left w:w="180" w:type="dxa"/>
              <w:bottom w:w="180" w:type="dxa"/>
              <w:right w:w="180" w:type="dxa"/>
            </w:tcMar>
            <w:hideMark/>
          </w:tcPr>
          <w:p w:rsidR="00562842" w:rsidRDefault="00562842">
            <w:pPr>
              <w:rPr>
                <w:b/>
                <w:bCs/>
                <w:color w:val="000000"/>
                <w:sz w:val="26"/>
                <w:szCs w:val="26"/>
              </w:rPr>
            </w:pPr>
            <w:r>
              <w:rPr>
                <w:b/>
                <w:bCs/>
                <w:color w:val="000000"/>
                <w:sz w:val="26"/>
                <w:szCs w:val="26"/>
              </w:rPr>
              <w:t>Java Constructor</w:t>
            </w:r>
          </w:p>
        </w:tc>
        <w:tc>
          <w:tcPr>
            <w:tcW w:w="5400" w:type="dxa"/>
            <w:shd w:val="clear" w:color="auto" w:fill="C7CCBE"/>
            <w:tcMar>
              <w:top w:w="180" w:type="dxa"/>
              <w:left w:w="180" w:type="dxa"/>
              <w:bottom w:w="180" w:type="dxa"/>
              <w:right w:w="180" w:type="dxa"/>
            </w:tcMar>
            <w:hideMark/>
          </w:tcPr>
          <w:p w:rsidR="00562842" w:rsidRDefault="00562842">
            <w:pPr>
              <w:rPr>
                <w:b/>
                <w:bCs/>
                <w:color w:val="000000"/>
                <w:sz w:val="26"/>
                <w:szCs w:val="26"/>
              </w:rPr>
            </w:pPr>
            <w:r>
              <w:rPr>
                <w:b/>
                <w:bCs/>
                <w:color w:val="000000"/>
                <w:sz w:val="26"/>
                <w:szCs w:val="26"/>
              </w:rPr>
              <w:t>Java Method</w:t>
            </w:r>
          </w:p>
        </w:tc>
      </w:tr>
      <w:tr w:rsidR="00562842" w:rsidTr="00562842">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Constructor is used to initialize the state of an object.</w:t>
            </w:r>
          </w:p>
        </w:tc>
        <w:tc>
          <w:tcPr>
            <w:tcW w:w="54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Method is used to expose behaviour of an object.</w:t>
            </w:r>
          </w:p>
        </w:tc>
      </w:tr>
      <w:tr w:rsidR="00562842" w:rsidTr="00562842">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Constructor must not have return type.</w:t>
            </w:r>
          </w:p>
        </w:tc>
        <w:tc>
          <w:tcPr>
            <w:tcW w:w="54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Method must have return type.</w:t>
            </w:r>
          </w:p>
        </w:tc>
      </w:tr>
      <w:tr w:rsidR="00562842" w:rsidTr="00562842">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Constructor is invoked implicitly.</w:t>
            </w:r>
          </w:p>
        </w:tc>
        <w:tc>
          <w:tcPr>
            <w:tcW w:w="54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Method is invoked explicitly.</w:t>
            </w:r>
          </w:p>
        </w:tc>
      </w:tr>
      <w:tr w:rsidR="00562842" w:rsidTr="00562842">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The java compiler provides a default constructor if you don't have any constructor.</w:t>
            </w:r>
          </w:p>
        </w:tc>
        <w:tc>
          <w:tcPr>
            <w:tcW w:w="54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Method is not provided by compiler in any case.</w:t>
            </w:r>
          </w:p>
        </w:tc>
      </w:tr>
      <w:tr w:rsidR="00562842" w:rsidTr="00562842">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Constructor name must be same as the class name.</w:t>
            </w:r>
          </w:p>
        </w:tc>
        <w:tc>
          <w:tcPr>
            <w:tcW w:w="54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62842" w:rsidRDefault="00562842">
            <w:pPr>
              <w:spacing w:line="345" w:lineRule="atLeast"/>
              <w:ind w:left="300"/>
              <w:jc w:val="both"/>
              <w:rPr>
                <w:rFonts w:ascii="Verdana" w:hAnsi="Verdana"/>
                <w:color w:val="000000"/>
                <w:sz w:val="20"/>
                <w:szCs w:val="20"/>
              </w:rPr>
            </w:pPr>
            <w:r>
              <w:rPr>
                <w:rFonts w:ascii="Verdana" w:hAnsi="Verdana"/>
                <w:color w:val="000000"/>
                <w:sz w:val="20"/>
                <w:szCs w:val="20"/>
              </w:rPr>
              <w:t>Method name may or may not be same as class name.</w:t>
            </w:r>
          </w:p>
        </w:tc>
      </w:tr>
    </w:tbl>
    <w:p w:rsidR="0048795B" w:rsidRDefault="0048795B" w:rsidP="0048795B">
      <w:pPr>
        <w:pStyle w:val="Title"/>
      </w:pPr>
    </w:p>
    <w:p w:rsidR="0048795B" w:rsidRPr="0048795B" w:rsidRDefault="0048795B" w:rsidP="0048795B">
      <w:pPr>
        <w:pStyle w:val="Title"/>
      </w:pPr>
      <w:r w:rsidRPr="0048795B">
        <w:t>Java Copy Constructor</w:t>
      </w:r>
    </w:p>
    <w:p w:rsidR="0048795B" w:rsidRDefault="0048795B" w:rsidP="0048795B">
      <w:pPr>
        <w:pStyle w:val="NormalWeb"/>
        <w:shd w:val="clear" w:color="auto" w:fill="FFFFFF"/>
        <w:jc w:val="both"/>
        <w:rPr>
          <w:rFonts w:ascii="Verdana" w:hAnsi="Verdana"/>
          <w:color w:val="000000"/>
          <w:sz w:val="20"/>
          <w:szCs w:val="20"/>
        </w:rPr>
      </w:pPr>
      <w:r>
        <w:rPr>
          <w:rFonts w:ascii="Verdana" w:hAnsi="Verdana"/>
          <w:color w:val="000000"/>
          <w:sz w:val="20"/>
          <w:szCs w:val="20"/>
        </w:rPr>
        <w:t>There is no copy constructor in java. But, we can copy the values of one object to another like copy constructor in C++.</w:t>
      </w:r>
    </w:p>
    <w:p w:rsidR="0048795B" w:rsidRDefault="0048795B" w:rsidP="0048795B">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 to copy the values of one object into another in java. They are:</w:t>
      </w:r>
    </w:p>
    <w:p w:rsidR="0048795B" w:rsidRDefault="0048795B" w:rsidP="00E41415">
      <w:pPr>
        <w:numPr>
          <w:ilvl w:val="0"/>
          <w:numId w:val="3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constructor</w:t>
      </w:r>
    </w:p>
    <w:p w:rsidR="0048795B" w:rsidRDefault="0048795B" w:rsidP="00E41415">
      <w:pPr>
        <w:numPr>
          <w:ilvl w:val="0"/>
          <w:numId w:val="3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assigning the values of one object into another</w:t>
      </w:r>
    </w:p>
    <w:p w:rsidR="0048795B" w:rsidRDefault="0048795B" w:rsidP="00E41415">
      <w:pPr>
        <w:numPr>
          <w:ilvl w:val="0"/>
          <w:numId w:val="3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clone() method of Object class</w:t>
      </w:r>
    </w:p>
    <w:p w:rsidR="0048795B" w:rsidRDefault="0048795B" w:rsidP="0048795B">
      <w:pPr>
        <w:pStyle w:val="NormalWeb"/>
        <w:shd w:val="clear" w:color="auto" w:fill="FFFFFF"/>
        <w:jc w:val="both"/>
        <w:rPr>
          <w:rFonts w:ascii="Verdana" w:hAnsi="Verdana"/>
          <w:color w:val="000000"/>
          <w:sz w:val="20"/>
          <w:szCs w:val="20"/>
        </w:rPr>
      </w:pPr>
      <w:r>
        <w:rPr>
          <w:rFonts w:ascii="Verdana" w:hAnsi="Verdana"/>
          <w:color w:val="000000"/>
          <w:sz w:val="20"/>
          <w:szCs w:val="20"/>
        </w:rPr>
        <w:t>In this example, we are going to copy the values of one object into another using java constructor.</w:t>
      </w:r>
    </w:p>
    <w:p w:rsidR="003722F1" w:rsidRDefault="003722F1" w:rsidP="00360982"/>
    <w:p w:rsidR="003F3D5C" w:rsidRDefault="003F3D5C" w:rsidP="003F3D5C">
      <w:pPr>
        <w:pStyle w:val="Heading1"/>
        <w:jc w:val="center"/>
      </w:pPr>
      <w:r>
        <w:lastRenderedPageBreak/>
        <w:t>CHAPTER - INHERITANCE</w:t>
      </w:r>
    </w:p>
    <w:p w:rsidR="003F3D5C" w:rsidRDefault="00A16A30" w:rsidP="00360982">
      <w:r>
        <w:t>CAR</w:t>
      </w:r>
    </w:p>
    <w:p w:rsidR="003F3D5C" w:rsidRDefault="003F3D5C" w:rsidP="00511030">
      <w:r>
        <w:rPr>
          <w:noProof/>
        </w:rPr>
        <w:drawing>
          <wp:inline distT="0" distB="0" distL="0" distR="0" wp14:anchorId="1D0D52C4" wp14:editId="232CF3FC">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341370"/>
                    </a:xfrm>
                    <a:prstGeom prst="rect">
                      <a:avLst/>
                    </a:prstGeom>
                  </pic:spPr>
                </pic:pic>
              </a:graphicData>
            </a:graphic>
          </wp:inline>
        </w:drawing>
      </w:r>
      <w:r w:rsidR="00AA4D43">
        <w:tab/>
      </w:r>
    </w:p>
    <w:p w:rsidR="00AA4D43" w:rsidRDefault="00AA4D43" w:rsidP="00AA4D43">
      <w:pPr>
        <w:tabs>
          <w:tab w:val="left" w:pos="1050"/>
        </w:tabs>
      </w:pPr>
      <w:r>
        <w:t>Sports CAR</w:t>
      </w:r>
      <w:r w:rsidR="00E354D5">
        <w:t xml:space="preserve"> – having extra properties</w:t>
      </w:r>
    </w:p>
    <w:p w:rsidR="00BF0284" w:rsidRDefault="00AA4D43" w:rsidP="00AA4D43">
      <w:pPr>
        <w:tabs>
          <w:tab w:val="left" w:pos="1050"/>
        </w:tabs>
      </w:pPr>
      <w:r>
        <w:rPr>
          <w:noProof/>
        </w:rPr>
        <w:drawing>
          <wp:inline distT="0" distB="0" distL="0" distR="0" wp14:anchorId="59CD65B9" wp14:editId="01283E61">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41370"/>
                    </a:xfrm>
                    <a:prstGeom prst="rect">
                      <a:avLst/>
                    </a:prstGeom>
                  </pic:spPr>
                </pic:pic>
              </a:graphicData>
            </a:graphic>
          </wp:inline>
        </w:drawing>
      </w:r>
    </w:p>
    <w:p w:rsidR="00BF0284" w:rsidRDefault="00BF0284" w:rsidP="00BF0284"/>
    <w:p w:rsidR="00511030" w:rsidRDefault="00BF0284" w:rsidP="00BF0284">
      <w:pPr>
        <w:tabs>
          <w:tab w:val="left" w:pos="1335"/>
        </w:tabs>
      </w:pPr>
      <w:r>
        <w:tab/>
      </w:r>
    </w:p>
    <w:p w:rsidR="00511030" w:rsidRDefault="00511030">
      <w:r>
        <w:br w:type="page"/>
      </w:r>
    </w:p>
    <w:p w:rsidR="00BF0284" w:rsidRDefault="00C525FD" w:rsidP="0073631C">
      <w:pPr>
        <w:pStyle w:val="Heading1"/>
        <w:jc w:val="center"/>
      </w:pPr>
      <w:r>
        <w:lastRenderedPageBreak/>
        <w:t>Inetrface Questions Exercises</w:t>
      </w:r>
    </w:p>
    <w:p w:rsidR="00C525FD" w:rsidRDefault="00C525FD" w:rsidP="00C525FD">
      <w:pPr>
        <w:pStyle w:val="Heading2"/>
        <w:rPr>
          <w:rFonts w:ascii="Arial" w:hAnsi="Arial" w:cs="Arial"/>
          <w:color w:val="333333"/>
        </w:rPr>
      </w:pPr>
      <w:r>
        <w:rPr>
          <w:rFonts w:ascii="Arial" w:hAnsi="Arial" w:cs="Arial"/>
          <w:color w:val="333333"/>
        </w:rPr>
        <w:t>Questions</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Question 1: What methods would a class that implements the </w:t>
      </w:r>
      <w:r>
        <w:rPr>
          <w:rStyle w:val="HTMLCode"/>
          <w:rFonts w:ascii="Courier" w:hAnsi="Courier"/>
          <w:color w:val="000000"/>
        </w:rPr>
        <w:t>java.lang.CharSequence</w:t>
      </w:r>
      <w:r>
        <w:rPr>
          <w:rFonts w:ascii="Arial" w:hAnsi="Arial" w:cs="Arial"/>
          <w:color w:val="000000"/>
          <w:sz w:val="19"/>
          <w:szCs w:val="19"/>
        </w:rPr>
        <w:t> interface have to implement?</w:t>
      </w:r>
      <w:r>
        <w:rPr>
          <w:rFonts w:ascii="Arial" w:hAnsi="Arial" w:cs="Arial"/>
          <w:color w:val="000000"/>
          <w:sz w:val="19"/>
          <w:szCs w:val="19"/>
        </w:rPr>
        <w:br/>
        <w:t>Answer 1: </w:t>
      </w:r>
      <w:r>
        <w:rPr>
          <w:rStyle w:val="HTMLCode"/>
          <w:rFonts w:ascii="Courier" w:hAnsi="Courier"/>
          <w:color w:val="000000"/>
        </w:rPr>
        <w:t>charAt</w:t>
      </w:r>
      <w:r>
        <w:rPr>
          <w:rFonts w:ascii="Arial" w:hAnsi="Arial" w:cs="Arial"/>
          <w:color w:val="000000"/>
          <w:sz w:val="19"/>
          <w:szCs w:val="19"/>
        </w:rPr>
        <w:t>, </w:t>
      </w:r>
      <w:r>
        <w:rPr>
          <w:rStyle w:val="HTMLCode"/>
          <w:rFonts w:ascii="Courier" w:hAnsi="Courier"/>
          <w:color w:val="000000"/>
        </w:rPr>
        <w:t>length</w:t>
      </w:r>
      <w:r>
        <w:rPr>
          <w:rFonts w:ascii="Arial" w:hAnsi="Arial" w:cs="Arial"/>
          <w:color w:val="000000"/>
          <w:sz w:val="19"/>
          <w:szCs w:val="19"/>
        </w:rPr>
        <w:t>, </w:t>
      </w:r>
      <w:r>
        <w:rPr>
          <w:rStyle w:val="HTMLCode"/>
          <w:rFonts w:ascii="Courier" w:hAnsi="Courier"/>
          <w:color w:val="000000"/>
        </w:rPr>
        <w:t>subSequence</w:t>
      </w:r>
      <w:r>
        <w:rPr>
          <w:rFonts w:ascii="Arial" w:hAnsi="Arial" w:cs="Arial"/>
          <w:color w:val="000000"/>
          <w:sz w:val="19"/>
          <w:szCs w:val="19"/>
        </w:rPr>
        <w:t>, and </w:t>
      </w:r>
      <w:r>
        <w:rPr>
          <w:rStyle w:val="HTMLCode"/>
          <w:rFonts w:ascii="Courier" w:hAnsi="Courier"/>
          <w:color w:val="000000"/>
        </w:rPr>
        <w:t>toString</w:t>
      </w:r>
      <w:r>
        <w:rPr>
          <w:rFonts w:ascii="Arial" w:hAnsi="Arial" w:cs="Arial"/>
          <w:color w:val="000000"/>
          <w:sz w:val="19"/>
          <w:szCs w:val="19"/>
        </w:rPr>
        <w:t>.</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Question 2: What is wrong with the following interface?</w:t>
      </w:r>
    </w:p>
    <w:p w:rsidR="00C525FD" w:rsidRDefault="00C525FD" w:rsidP="00C525FD">
      <w:pPr>
        <w:pStyle w:val="HTMLPreformatted"/>
        <w:rPr>
          <w:color w:val="000000"/>
        </w:rPr>
      </w:pPr>
      <w:r>
        <w:rPr>
          <w:color w:val="000000"/>
        </w:rPr>
        <w:t>public interface SomethingIsWrong {</w:t>
      </w:r>
    </w:p>
    <w:p w:rsidR="00C525FD" w:rsidRDefault="00C525FD" w:rsidP="00C525FD">
      <w:pPr>
        <w:pStyle w:val="HTMLPreformatted"/>
        <w:rPr>
          <w:color w:val="000000"/>
        </w:rPr>
      </w:pPr>
      <w:r>
        <w:rPr>
          <w:color w:val="000000"/>
        </w:rPr>
        <w:t xml:space="preserve">    void aMethod(int aValue) {</w:t>
      </w:r>
    </w:p>
    <w:p w:rsidR="00C525FD" w:rsidRDefault="00C525FD" w:rsidP="00C525FD">
      <w:pPr>
        <w:pStyle w:val="HTMLPreformatted"/>
        <w:rPr>
          <w:color w:val="000000"/>
        </w:rPr>
      </w:pPr>
      <w:r>
        <w:rPr>
          <w:color w:val="000000"/>
        </w:rPr>
        <w:t xml:space="preserve">        System.out.println("Hi Mom");</w:t>
      </w:r>
    </w:p>
    <w:p w:rsidR="00C525FD" w:rsidRDefault="00C525FD" w:rsidP="00C525FD">
      <w:pPr>
        <w:pStyle w:val="HTMLPreformatted"/>
        <w:rPr>
          <w:color w:val="000000"/>
        </w:rPr>
      </w:pPr>
      <w:r>
        <w:rPr>
          <w:color w:val="000000"/>
        </w:rPr>
        <w:t xml:space="preserve">    }</w:t>
      </w:r>
    </w:p>
    <w:p w:rsidR="00C525FD" w:rsidRDefault="00C525FD" w:rsidP="00C525FD">
      <w:pPr>
        <w:pStyle w:val="HTMLPreformatted"/>
        <w:rPr>
          <w:color w:val="000000"/>
        </w:rPr>
      </w:pPr>
      <w:r>
        <w:rPr>
          <w:color w:val="000000"/>
        </w:rPr>
        <w:t>}</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Answer 2: It has a method implementation in it. Only default and static methods have implementations.</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Question 3: Fix the interface in Question 2.</w:t>
      </w:r>
      <w:r>
        <w:rPr>
          <w:rFonts w:ascii="Arial" w:hAnsi="Arial" w:cs="Arial"/>
          <w:color w:val="000000"/>
          <w:sz w:val="19"/>
          <w:szCs w:val="19"/>
        </w:rPr>
        <w:br/>
        <w:t>Answer 3:</w:t>
      </w:r>
    </w:p>
    <w:p w:rsidR="00C525FD" w:rsidRDefault="00C525FD" w:rsidP="00C525FD">
      <w:pPr>
        <w:pStyle w:val="HTMLPreformatted"/>
        <w:rPr>
          <w:color w:val="000000"/>
        </w:rPr>
      </w:pPr>
      <w:r>
        <w:rPr>
          <w:color w:val="000000"/>
        </w:rPr>
        <w:t>public interface SomethingIsWrong {</w:t>
      </w:r>
    </w:p>
    <w:p w:rsidR="00C525FD" w:rsidRDefault="00C525FD" w:rsidP="00C525FD">
      <w:pPr>
        <w:pStyle w:val="HTMLPreformatted"/>
        <w:rPr>
          <w:color w:val="000000"/>
        </w:rPr>
      </w:pPr>
      <w:r>
        <w:rPr>
          <w:color w:val="000000"/>
        </w:rPr>
        <w:t xml:space="preserve">    void aMethod(int aValue);</w:t>
      </w:r>
    </w:p>
    <w:p w:rsidR="00C525FD" w:rsidRDefault="00C525FD" w:rsidP="00C525FD">
      <w:pPr>
        <w:pStyle w:val="HTMLPreformatted"/>
        <w:rPr>
          <w:color w:val="000000"/>
        </w:rPr>
      </w:pPr>
      <w:r>
        <w:rPr>
          <w:color w:val="000000"/>
        </w:rPr>
        <w:t>}</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Alternatively, you can define </w:t>
      </w:r>
      <w:r>
        <w:rPr>
          <w:rStyle w:val="HTMLCode"/>
          <w:rFonts w:ascii="Courier" w:hAnsi="Courier"/>
          <w:color w:val="000000"/>
        </w:rPr>
        <w:t>aMethod</w:t>
      </w:r>
      <w:r>
        <w:rPr>
          <w:rFonts w:ascii="Arial" w:hAnsi="Arial" w:cs="Arial"/>
          <w:color w:val="000000"/>
          <w:sz w:val="19"/>
          <w:szCs w:val="19"/>
        </w:rPr>
        <w:t> as a default method:</w:t>
      </w:r>
    </w:p>
    <w:p w:rsidR="00C525FD" w:rsidRDefault="00C525FD" w:rsidP="00C525FD">
      <w:pPr>
        <w:pStyle w:val="HTMLPreformatted"/>
        <w:rPr>
          <w:color w:val="000000"/>
        </w:rPr>
      </w:pPr>
      <w:r>
        <w:rPr>
          <w:color w:val="000000"/>
        </w:rPr>
        <w:t>public interface SomethingIsWrong {</w:t>
      </w:r>
    </w:p>
    <w:p w:rsidR="00C525FD" w:rsidRDefault="00C525FD" w:rsidP="00C525FD">
      <w:pPr>
        <w:pStyle w:val="HTMLPreformatted"/>
        <w:rPr>
          <w:color w:val="000000"/>
        </w:rPr>
      </w:pPr>
      <w:r>
        <w:rPr>
          <w:color w:val="000000"/>
        </w:rPr>
        <w:t xml:space="preserve">    default void aMethod(int aValue) {</w:t>
      </w:r>
    </w:p>
    <w:p w:rsidR="00C525FD" w:rsidRDefault="00C525FD" w:rsidP="00C525FD">
      <w:pPr>
        <w:pStyle w:val="HTMLPreformatted"/>
        <w:rPr>
          <w:color w:val="000000"/>
        </w:rPr>
      </w:pPr>
      <w:r>
        <w:rPr>
          <w:color w:val="000000"/>
        </w:rPr>
        <w:t xml:space="preserve">        System.out.println("Hi Mom");</w:t>
      </w:r>
    </w:p>
    <w:p w:rsidR="00C525FD" w:rsidRDefault="00C525FD" w:rsidP="00C525FD">
      <w:pPr>
        <w:pStyle w:val="HTMLPreformatted"/>
        <w:rPr>
          <w:color w:val="000000"/>
        </w:rPr>
      </w:pPr>
      <w:r>
        <w:rPr>
          <w:color w:val="000000"/>
        </w:rPr>
        <w:t xml:space="preserve">    }</w:t>
      </w:r>
    </w:p>
    <w:p w:rsidR="00C525FD" w:rsidRDefault="00C525FD" w:rsidP="00C525FD">
      <w:pPr>
        <w:pStyle w:val="HTMLPreformatted"/>
        <w:rPr>
          <w:color w:val="000000"/>
        </w:rPr>
      </w:pPr>
      <w:r>
        <w:rPr>
          <w:color w:val="000000"/>
        </w:rPr>
        <w:t>}</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Question 4: Is the following interface valid?</w:t>
      </w:r>
    </w:p>
    <w:p w:rsidR="00C525FD" w:rsidRDefault="00C525FD" w:rsidP="00C525FD">
      <w:pPr>
        <w:pStyle w:val="HTMLPreformatted"/>
        <w:rPr>
          <w:color w:val="000000"/>
        </w:rPr>
      </w:pPr>
      <w:r>
        <w:rPr>
          <w:color w:val="000000"/>
        </w:rPr>
        <w:t>public interface Marker {</w:t>
      </w:r>
    </w:p>
    <w:p w:rsidR="00C525FD" w:rsidRDefault="00C525FD" w:rsidP="00C525FD">
      <w:pPr>
        <w:pStyle w:val="HTMLPreformatted"/>
        <w:rPr>
          <w:color w:val="000000"/>
        </w:rPr>
      </w:pPr>
      <w:r>
        <w:rPr>
          <w:color w:val="000000"/>
        </w:rPr>
        <w:t>}</w:t>
      </w:r>
    </w:p>
    <w:p w:rsidR="00C525FD" w:rsidRDefault="00C525FD" w:rsidP="00C525FD">
      <w:pPr>
        <w:pStyle w:val="NormalWeb"/>
        <w:rPr>
          <w:rFonts w:ascii="Arial" w:hAnsi="Arial" w:cs="Arial"/>
          <w:color w:val="000000"/>
          <w:sz w:val="19"/>
          <w:szCs w:val="19"/>
        </w:rPr>
      </w:pPr>
      <w:r>
        <w:rPr>
          <w:rFonts w:ascii="Arial" w:hAnsi="Arial" w:cs="Arial"/>
          <w:color w:val="000000"/>
          <w:sz w:val="19"/>
          <w:szCs w:val="19"/>
        </w:rPr>
        <w:t>Answer 4: Yes. Methods are not required. Empty interfaces can be used as types and to mark classes without requiring any particular method implementations. For an example of a useful empty interface, see </w:t>
      </w:r>
      <w:r>
        <w:rPr>
          <w:rStyle w:val="HTMLCode"/>
          <w:rFonts w:ascii="Courier" w:hAnsi="Courier"/>
          <w:color w:val="000000"/>
        </w:rPr>
        <w:t>java.io.Serializable.</w:t>
      </w:r>
    </w:p>
    <w:p w:rsidR="00C525FD" w:rsidRDefault="00C525FD" w:rsidP="00C525FD">
      <w:pPr>
        <w:pStyle w:val="Heading2"/>
        <w:rPr>
          <w:rFonts w:ascii="Arial" w:hAnsi="Arial" w:cs="Arial"/>
          <w:color w:val="333333"/>
        </w:rPr>
      </w:pPr>
      <w:r>
        <w:rPr>
          <w:rFonts w:ascii="Arial" w:hAnsi="Arial" w:cs="Arial"/>
          <w:color w:val="333333"/>
        </w:rPr>
        <w:t>Exercises</w:t>
      </w:r>
    </w:p>
    <w:p w:rsidR="00C525FD" w:rsidRPr="00AB5C86" w:rsidRDefault="00C525FD" w:rsidP="00C525FD">
      <w:pPr>
        <w:pStyle w:val="HTMLPreformatted"/>
        <w:rPr>
          <w:b/>
          <w:color w:val="000000"/>
        </w:rPr>
      </w:pPr>
      <w:r w:rsidRPr="00AB5C86">
        <w:rPr>
          <w:rFonts w:ascii="Arial" w:hAnsi="Arial" w:cs="Arial"/>
          <w:b/>
          <w:color w:val="000000"/>
          <w:sz w:val="19"/>
          <w:szCs w:val="19"/>
        </w:rPr>
        <w:t>Exercise 1: Write a class that implements the </w:t>
      </w:r>
      <w:r w:rsidRPr="00AB5C86">
        <w:rPr>
          <w:rStyle w:val="HTMLCode"/>
          <w:rFonts w:ascii="Courier" w:hAnsi="Courier"/>
          <w:b/>
          <w:color w:val="000000"/>
        </w:rPr>
        <w:t>CharSequence</w:t>
      </w:r>
      <w:r w:rsidRPr="00AB5C86">
        <w:rPr>
          <w:rFonts w:ascii="Arial" w:hAnsi="Arial" w:cs="Arial"/>
          <w:b/>
          <w:color w:val="000000"/>
          <w:sz w:val="19"/>
          <w:szCs w:val="19"/>
        </w:rPr>
        <w:t> interface found in the </w:t>
      </w:r>
      <w:r w:rsidRPr="00AB5C86">
        <w:rPr>
          <w:rStyle w:val="HTMLCode"/>
          <w:rFonts w:ascii="Courier" w:hAnsi="Courier"/>
          <w:b/>
          <w:color w:val="000000"/>
        </w:rPr>
        <w:t>java.lang</w:t>
      </w:r>
      <w:r w:rsidRPr="00AB5C86">
        <w:rPr>
          <w:rFonts w:ascii="Arial" w:hAnsi="Arial" w:cs="Arial"/>
          <w:b/>
          <w:color w:val="000000"/>
          <w:sz w:val="19"/>
          <w:szCs w:val="19"/>
        </w:rPr>
        <w:t> package. Your implementation should return the string backwards. Select one of the sentences from this book to use as the data. Write a small </w:t>
      </w:r>
      <w:r w:rsidRPr="00AB5C86">
        <w:rPr>
          <w:rStyle w:val="HTMLCode"/>
          <w:rFonts w:ascii="Courier" w:hAnsi="Courier"/>
          <w:b/>
          <w:color w:val="000000"/>
        </w:rPr>
        <w:t>main</w:t>
      </w:r>
      <w:r w:rsidRPr="00AB5C86">
        <w:rPr>
          <w:rFonts w:ascii="Arial" w:hAnsi="Arial" w:cs="Arial"/>
          <w:b/>
          <w:color w:val="000000"/>
          <w:sz w:val="19"/>
          <w:szCs w:val="19"/>
        </w:rPr>
        <w:t> method to test your class; make sure to call all four methods.</w:t>
      </w:r>
      <w:r w:rsidRPr="00AB5C86">
        <w:rPr>
          <w:rFonts w:ascii="Arial" w:hAnsi="Arial" w:cs="Arial"/>
          <w:b/>
          <w:color w:val="000000"/>
          <w:sz w:val="19"/>
          <w:szCs w:val="19"/>
        </w:rPr>
        <w:br/>
      </w:r>
      <w:r w:rsidRPr="00AB5C86">
        <w:rPr>
          <w:b/>
          <w:color w:val="000000"/>
        </w:rPr>
        <w:br/>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CharSequenceDemo presents a String value -- backwards.</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public class CharSequenceDemo implements CharSequence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private String s;</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public CharSequenceDemo(String s)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//It would be much more efficient to just reverse the string</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//in the constructor. But a lot less fun!</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this.s = s;</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//If the string is backwards, the end is the beginning!</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private int fromEnd(int i)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return s.length() - 1 - i;</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lastRenderedPageBreak/>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public char charAt(int i)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if ((i &lt; 0) || (i &gt;= s.length()))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throw new StringIndexOutOfBoundsException(i);</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return s.charAt(fromEnd(i));</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public int length()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return s.length();</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public CharSequence subSequence(int start, int end)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if (start &lt; 0)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throw new StringIndexOutOfBoundsException(start);</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if (end &gt; s.length())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throw new StringIndexOutOfBoundsException(end);</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if (start &gt; end)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throw new StringIndexOutOfBoundsException(start - end);</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StringBuilder sub =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new StringBuilder(s.subSequence(fromEnd(end), fromEnd(start)));</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return sub.reverse();</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public String toString()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StringBuilder s = new StringBuilder(this.s);</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return s.reverse().toString();</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//Random int from 0 to max. As random() generates values between 0 and 0.9999</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private static int random(int max)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return (int) Math.round(Math.random() * (max+1));</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public static void main(String[] args)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CharSequenceDemo s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new CharSequenceDemo("Write a class that implements the CharSequence interface found in the java.lang package.");</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//exercise charAt() and length()</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for (int i = 0; i &lt; s.length(); i++)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System.out.print(s.charAt(i));</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System.out.println("");</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//exercise subSequence() and length();</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int start = random(s.length() - 1);</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int end = random(s.length() - 1 - start) + start;</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System.out.println(s.subSequence(start, end));</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//exercise toString();</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System.out.println(s);</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w:t>
      </w:r>
    </w:p>
    <w:p w:rsidR="00C525FD" w:rsidRDefault="00C525FD" w:rsidP="00C525FD">
      <w:pPr>
        <w:pStyle w:val="NormalWeb"/>
        <w:rPr>
          <w:rFonts w:ascii="Arial" w:hAnsi="Arial" w:cs="Arial"/>
          <w:color w:val="000000"/>
          <w:sz w:val="19"/>
          <w:szCs w:val="19"/>
        </w:rPr>
      </w:pPr>
    </w:p>
    <w:p w:rsidR="00C525FD" w:rsidRPr="00C525FD" w:rsidRDefault="00C525FD" w:rsidP="00C525FD">
      <w:pPr>
        <w:pStyle w:val="HTMLPreformatted"/>
        <w:rPr>
          <w:color w:val="000000"/>
        </w:rPr>
      </w:pPr>
      <w:r w:rsidRPr="00AB5C86">
        <w:rPr>
          <w:rFonts w:ascii="Arial" w:hAnsi="Arial" w:cs="Arial"/>
          <w:b/>
          <w:color w:val="000000"/>
          <w:sz w:val="19"/>
          <w:szCs w:val="19"/>
        </w:rPr>
        <w:lastRenderedPageBreak/>
        <w:t>Exercise 2: Suppose that you have written a time server, which periodically notifies its clients of the current date and time. Write an interface that the server could use to enforce a particular protocol on its clients.</w:t>
      </w:r>
      <w:r>
        <w:rPr>
          <w:rFonts w:ascii="Arial" w:hAnsi="Arial" w:cs="Arial"/>
          <w:color w:val="000000"/>
          <w:sz w:val="19"/>
          <w:szCs w:val="19"/>
        </w:rPr>
        <w:br/>
      </w:r>
      <w:r w:rsidRPr="00C525FD">
        <w:rPr>
          <w:color w:val="000000"/>
        </w:rPr>
        <w:t xml:space="preserve">import java.time.*;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public interface TimeClient {</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void setTime(int hour, int minute, int second);</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void setDate(int day, int month, int year);</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void setDateAndTime(int day, int month, int year,</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int hour, int minute, int second);</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 xml:space="preserve">    LocalDateTime getLocalDateTime();</w:t>
      </w:r>
    </w:p>
    <w:p w:rsidR="00C525FD" w:rsidRPr="00C525FD" w:rsidRDefault="00C525FD" w:rsidP="00C5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525FD">
        <w:rPr>
          <w:rFonts w:ascii="Courier New" w:eastAsia="Times New Roman" w:hAnsi="Courier New" w:cs="Courier New"/>
          <w:color w:val="000000"/>
          <w:sz w:val="20"/>
          <w:szCs w:val="20"/>
        </w:rPr>
        <w:t>}</w:t>
      </w:r>
    </w:p>
    <w:p w:rsidR="00C525FD" w:rsidRDefault="00C525FD" w:rsidP="00C525FD">
      <w:pPr>
        <w:pStyle w:val="NormalWeb"/>
        <w:rPr>
          <w:rFonts w:ascii="Arial" w:hAnsi="Arial" w:cs="Arial"/>
          <w:color w:val="000000"/>
          <w:sz w:val="19"/>
          <w:szCs w:val="19"/>
        </w:rPr>
      </w:pPr>
    </w:p>
    <w:p w:rsidR="00C525FD" w:rsidRPr="00C525FD" w:rsidRDefault="00C525FD" w:rsidP="00C525FD"/>
    <w:p w:rsidR="00BF0284" w:rsidRDefault="00BF0284">
      <w:r>
        <w:br w:type="page"/>
      </w:r>
    </w:p>
    <w:p w:rsidR="00AA4D43" w:rsidRDefault="00BF0284" w:rsidP="00BF0284">
      <w:pPr>
        <w:tabs>
          <w:tab w:val="left" w:pos="1335"/>
        </w:tabs>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INTERVIEW QUESTIONS</w:t>
      </w:r>
    </w:p>
    <w:p w:rsidR="00992B21" w:rsidRPr="00420A93" w:rsidRDefault="00992B21" w:rsidP="00992B21">
      <w:pPr>
        <w:pStyle w:val="Heading3"/>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b w:val="0"/>
          <w:bCs w:val="0"/>
          <w:color w:val="365F91" w:themeColor="accent1" w:themeShade="BF"/>
          <w:sz w:val="28"/>
          <w:szCs w:val="28"/>
        </w:rPr>
        <w:t>1.</w:t>
      </w:r>
      <w:r w:rsidRPr="00992B21">
        <w:t xml:space="preserve"> </w:t>
      </w:r>
      <w:r w:rsidRPr="00420A93">
        <w:rPr>
          <w:rFonts w:asciiTheme="majorHAnsi" w:eastAsiaTheme="majorEastAsia" w:hAnsiTheme="majorHAnsi" w:cstheme="majorBidi"/>
          <w:color w:val="4F81BD" w:themeColor="accent1"/>
          <w:sz w:val="26"/>
          <w:szCs w:val="26"/>
        </w:rPr>
        <w:t>Why a static block executes before the main method ?</w:t>
      </w:r>
    </w:p>
    <w:p w:rsidR="00992B21" w:rsidRDefault="00992B21" w:rsidP="00992B21">
      <w:pPr>
        <w:pStyle w:val="NormalWeb"/>
      </w:pPr>
      <w:r>
        <w:t>A class has to be loaded in main memory before we start using it. Static block is executed during class loading. This is the reason why a static block executes before the main method.</w:t>
      </w:r>
    </w:p>
    <w:p w:rsidR="00826E1B" w:rsidRPr="00420A93" w:rsidRDefault="008F5454" w:rsidP="00826E1B">
      <w:pPr>
        <w:pStyle w:val="Heading3"/>
        <w:rPr>
          <w:rFonts w:asciiTheme="majorHAnsi" w:eastAsiaTheme="majorEastAsia" w:hAnsiTheme="majorHAnsi" w:cstheme="majorBidi"/>
          <w:color w:val="4F81BD" w:themeColor="accent1"/>
          <w:sz w:val="26"/>
          <w:szCs w:val="26"/>
        </w:rPr>
      </w:pPr>
      <w:r>
        <w:t xml:space="preserve">2. </w:t>
      </w:r>
      <w:r w:rsidR="00826E1B" w:rsidRPr="00420A93">
        <w:rPr>
          <w:rFonts w:asciiTheme="majorHAnsi" w:eastAsiaTheme="majorEastAsia" w:hAnsiTheme="majorHAnsi" w:cstheme="majorBidi"/>
          <w:color w:val="4F81BD" w:themeColor="accent1"/>
          <w:sz w:val="26"/>
          <w:szCs w:val="26"/>
        </w:rPr>
        <w:t>Why use this keyword in java ?</w:t>
      </w:r>
    </w:p>
    <w:p w:rsidR="00826E1B" w:rsidRDefault="00826E1B" w:rsidP="00826E1B">
      <w:pPr>
        <w:pStyle w:val="NormalWeb"/>
      </w:pPr>
      <w:r>
        <w:t xml:space="preserve">The main purpose of </w:t>
      </w:r>
      <w:r>
        <w:rPr>
          <w:rStyle w:val="Strong"/>
        </w:rPr>
        <w:t>using this keyword</w:t>
      </w:r>
      <w:r>
        <w:t xml:space="preserve"> is to differentiate the formal parameter and data members of class, whenever the formal parameter and data members of the class are similar then jvm get ambiguity (no clarity between formal parameter and member of the class)</w:t>
      </w:r>
    </w:p>
    <w:p w:rsidR="00826E1B" w:rsidRDefault="00826E1B" w:rsidP="008F5454">
      <w:pPr>
        <w:pStyle w:val="Heading2"/>
        <w:numPr>
          <w:ilvl w:val="0"/>
          <w:numId w:val="35"/>
        </w:numPr>
      </w:pPr>
      <w:r>
        <w:t>Usage of this keyword</w:t>
      </w:r>
      <w:r w:rsidR="00B23723">
        <w:t xml:space="preserve"> ?</w:t>
      </w:r>
    </w:p>
    <w:p w:rsidR="00826E1B" w:rsidRDefault="005E2552" w:rsidP="00826E1B">
      <w:pPr>
        <w:numPr>
          <w:ilvl w:val="0"/>
          <w:numId w:val="49"/>
        </w:numPr>
        <w:spacing w:before="100" w:beforeAutospacing="1" w:after="100" w:afterAutospacing="1" w:line="240" w:lineRule="auto"/>
      </w:pPr>
      <w:r>
        <w:t>s</w:t>
      </w:r>
      <w:r w:rsidR="00826E1B">
        <w:t>It can be used to refer current class instance variable.</w:t>
      </w:r>
    </w:p>
    <w:p w:rsidR="00826E1B" w:rsidRDefault="00826E1B" w:rsidP="00826E1B">
      <w:pPr>
        <w:numPr>
          <w:ilvl w:val="0"/>
          <w:numId w:val="49"/>
        </w:numPr>
        <w:spacing w:before="100" w:beforeAutospacing="1" w:after="100" w:afterAutospacing="1" w:line="240" w:lineRule="auto"/>
      </w:pPr>
      <w:r>
        <w:t>this() can be used to invoke current class constructor.</w:t>
      </w:r>
    </w:p>
    <w:p w:rsidR="00826E1B" w:rsidRDefault="00826E1B" w:rsidP="00826E1B">
      <w:pPr>
        <w:numPr>
          <w:ilvl w:val="0"/>
          <w:numId w:val="49"/>
        </w:numPr>
        <w:spacing w:before="100" w:beforeAutospacing="1" w:after="100" w:afterAutospacing="1" w:line="240" w:lineRule="auto"/>
      </w:pPr>
      <w:r>
        <w:t>It can be used to invoke current class method (implicitly)</w:t>
      </w:r>
    </w:p>
    <w:p w:rsidR="00826E1B" w:rsidRDefault="00826E1B" w:rsidP="00826E1B">
      <w:pPr>
        <w:numPr>
          <w:ilvl w:val="0"/>
          <w:numId w:val="49"/>
        </w:numPr>
        <w:spacing w:before="100" w:beforeAutospacing="1" w:after="100" w:afterAutospacing="1" w:line="240" w:lineRule="auto"/>
      </w:pPr>
      <w:r>
        <w:t>It can be passed as an argument in the method call.</w:t>
      </w:r>
    </w:p>
    <w:p w:rsidR="00826E1B" w:rsidRDefault="00826E1B" w:rsidP="00826E1B">
      <w:pPr>
        <w:numPr>
          <w:ilvl w:val="0"/>
          <w:numId w:val="49"/>
        </w:numPr>
        <w:spacing w:before="100" w:beforeAutospacing="1" w:after="100" w:afterAutospacing="1" w:line="240" w:lineRule="auto"/>
      </w:pPr>
      <w:r>
        <w:t>It can be passed as argument in the constructor call.</w:t>
      </w:r>
    </w:p>
    <w:p w:rsidR="00826E1B" w:rsidRDefault="00826E1B" w:rsidP="00826E1B">
      <w:pPr>
        <w:numPr>
          <w:ilvl w:val="0"/>
          <w:numId w:val="49"/>
        </w:numPr>
        <w:spacing w:before="100" w:beforeAutospacing="1" w:after="100" w:afterAutospacing="1" w:line="240" w:lineRule="auto"/>
      </w:pPr>
      <w:r>
        <w:t>It can also be used to return the current class instance.</w:t>
      </w:r>
    </w:p>
    <w:p w:rsidR="00826E1B" w:rsidRDefault="00826E1B" w:rsidP="00826E1B">
      <w:pPr>
        <w:pStyle w:val="NormalWeb"/>
      </w:pPr>
    </w:p>
    <w:p w:rsidR="00BF0284" w:rsidRPr="00BF0284" w:rsidRDefault="00BF0284" w:rsidP="00BF0284">
      <w:pPr>
        <w:tabs>
          <w:tab w:val="left" w:pos="1335"/>
        </w:tabs>
        <w:rPr>
          <w:rFonts w:asciiTheme="majorHAnsi" w:eastAsiaTheme="majorEastAsia" w:hAnsiTheme="majorHAnsi" w:cstheme="majorBidi"/>
          <w:b/>
          <w:bCs/>
          <w:color w:val="365F91" w:themeColor="accent1" w:themeShade="BF"/>
          <w:sz w:val="28"/>
          <w:szCs w:val="28"/>
        </w:rPr>
      </w:pPr>
    </w:p>
    <w:sectPr w:rsidR="00BF0284" w:rsidRPr="00BF0284" w:rsidSect="00647BA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08D" w:rsidRDefault="00F7208D" w:rsidP="0073631C">
      <w:pPr>
        <w:spacing w:after="0" w:line="240" w:lineRule="auto"/>
      </w:pPr>
      <w:r>
        <w:separator/>
      </w:r>
    </w:p>
  </w:endnote>
  <w:endnote w:type="continuationSeparator" w:id="0">
    <w:p w:rsidR="00F7208D" w:rsidRDefault="00F7208D" w:rsidP="007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08D" w:rsidRDefault="00F7208D" w:rsidP="0073631C">
      <w:pPr>
        <w:spacing w:after="0" w:line="240" w:lineRule="auto"/>
      </w:pPr>
      <w:r>
        <w:separator/>
      </w:r>
    </w:p>
  </w:footnote>
  <w:footnote w:type="continuationSeparator" w:id="0">
    <w:p w:rsidR="00F7208D" w:rsidRDefault="00F7208D" w:rsidP="00736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A3A12"/>
    <w:multiLevelType w:val="multilevel"/>
    <w:tmpl w:val="F87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366002"/>
    <w:multiLevelType w:val="multilevel"/>
    <w:tmpl w:val="E45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C955D4"/>
    <w:multiLevelType w:val="multilevel"/>
    <w:tmpl w:val="D17A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038EB"/>
    <w:multiLevelType w:val="multilevel"/>
    <w:tmpl w:val="90D6E7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21C0025"/>
    <w:multiLevelType w:val="multilevel"/>
    <w:tmpl w:val="5114B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EE7ABC"/>
    <w:multiLevelType w:val="multilevel"/>
    <w:tmpl w:val="835A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5A328D"/>
    <w:multiLevelType w:val="hybridMultilevel"/>
    <w:tmpl w:val="07DE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4156F"/>
    <w:multiLevelType w:val="hybridMultilevel"/>
    <w:tmpl w:val="9746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241C2"/>
    <w:multiLevelType w:val="multilevel"/>
    <w:tmpl w:val="C5DC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C195F"/>
    <w:multiLevelType w:val="multilevel"/>
    <w:tmpl w:val="0DB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FD1B3E"/>
    <w:multiLevelType w:val="multilevel"/>
    <w:tmpl w:val="A94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837BAF"/>
    <w:multiLevelType w:val="multilevel"/>
    <w:tmpl w:val="7524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0D14E1"/>
    <w:multiLevelType w:val="multilevel"/>
    <w:tmpl w:val="4A76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0300E6"/>
    <w:multiLevelType w:val="multilevel"/>
    <w:tmpl w:val="48BA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A23398"/>
    <w:multiLevelType w:val="multilevel"/>
    <w:tmpl w:val="23C0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6627D3"/>
    <w:multiLevelType w:val="multilevel"/>
    <w:tmpl w:val="FC02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B81299"/>
    <w:multiLevelType w:val="multilevel"/>
    <w:tmpl w:val="7BD2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C3462F"/>
    <w:multiLevelType w:val="multilevel"/>
    <w:tmpl w:val="7A966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242FC5"/>
    <w:multiLevelType w:val="multilevel"/>
    <w:tmpl w:val="C42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C24CE4"/>
    <w:multiLevelType w:val="multilevel"/>
    <w:tmpl w:val="1A14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8F175C"/>
    <w:multiLevelType w:val="multilevel"/>
    <w:tmpl w:val="B440A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BBF6F53"/>
    <w:multiLevelType w:val="multilevel"/>
    <w:tmpl w:val="0B72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4E52F0"/>
    <w:multiLevelType w:val="multilevel"/>
    <w:tmpl w:val="0A16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0210EA2"/>
    <w:multiLevelType w:val="multilevel"/>
    <w:tmpl w:val="2DE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6F5042"/>
    <w:multiLevelType w:val="multilevel"/>
    <w:tmpl w:val="79FA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496A98"/>
    <w:multiLevelType w:val="multilevel"/>
    <w:tmpl w:val="413C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45278FD"/>
    <w:multiLevelType w:val="multilevel"/>
    <w:tmpl w:val="887C9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EE1641"/>
    <w:multiLevelType w:val="multilevel"/>
    <w:tmpl w:val="C04C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9C57E89"/>
    <w:multiLevelType w:val="multilevel"/>
    <w:tmpl w:val="48C0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C3E4517"/>
    <w:multiLevelType w:val="multilevel"/>
    <w:tmpl w:val="883E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8B1272"/>
    <w:multiLevelType w:val="multilevel"/>
    <w:tmpl w:val="98CAE4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45A349D3"/>
    <w:multiLevelType w:val="multilevel"/>
    <w:tmpl w:val="ED50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020E3A"/>
    <w:multiLevelType w:val="multilevel"/>
    <w:tmpl w:val="E71A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D367A4"/>
    <w:multiLevelType w:val="multilevel"/>
    <w:tmpl w:val="8F52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BE7E0B"/>
    <w:multiLevelType w:val="multilevel"/>
    <w:tmpl w:val="59C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02752A"/>
    <w:multiLevelType w:val="multilevel"/>
    <w:tmpl w:val="26C6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281F9E"/>
    <w:multiLevelType w:val="multilevel"/>
    <w:tmpl w:val="3B4AFF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FA45B8"/>
    <w:multiLevelType w:val="multilevel"/>
    <w:tmpl w:val="C38C6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510A9E"/>
    <w:multiLevelType w:val="multilevel"/>
    <w:tmpl w:val="1CC8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C10FDB"/>
    <w:multiLevelType w:val="multilevel"/>
    <w:tmpl w:val="003A3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2D2C6E"/>
    <w:multiLevelType w:val="multilevel"/>
    <w:tmpl w:val="599E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757628"/>
    <w:multiLevelType w:val="multilevel"/>
    <w:tmpl w:val="5EF8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567F00"/>
    <w:multiLevelType w:val="multilevel"/>
    <w:tmpl w:val="E370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1FC5DBC"/>
    <w:multiLevelType w:val="multilevel"/>
    <w:tmpl w:val="594E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B5127C"/>
    <w:multiLevelType w:val="multilevel"/>
    <w:tmpl w:val="B0EE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57726F"/>
    <w:multiLevelType w:val="multilevel"/>
    <w:tmpl w:val="DD78FD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6B962925"/>
    <w:multiLevelType w:val="multilevel"/>
    <w:tmpl w:val="624ED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D314DF3"/>
    <w:multiLevelType w:val="multilevel"/>
    <w:tmpl w:val="31BEB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FF71FD7"/>
    <w:multiLevelType w:val="multilevel"/>
    <w:tmpl w:val="4D3A2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0CD45C6"/>
    <w:multiLevelType w:val="multilevel"/>
    <w:tmpl w:val="E38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1D54EA6"/>
    <w:multiLevelType w:val="multilevel"/>
    <w:tmpl w:val="F850C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5395C06"/>
    <w:multiLevelType w:val="multilevel"/>
    <w:tmpl w:val="1684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81801D6"/>
    <w:multiLevelType w:val="multilevel"/>
    <w:tmpl w:val="423A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0"/>
  </w:num>
  <w:num w:numId="3">
    <w:abstractNumId w:val="17"/>
  </w:num>
  <w:num w:numId="4">
    <w:abstractNumId w:val="20"/>
  </w:num>
  <w:num w:numId="5">
    <w:abstractNumId w:val="47"/>
  </w:num>
  <w:num w:numId="6">
    <w:abstractNumId w:val="8"/>
  </w:num>
  <w:num w:numId="7">
    <w:abstractNumId w:val="12"/>
  </w:num>
  <w:num w:numId="8">
    <w:abstractNumId w:val="15"/>
  </w:num>
  <w:num w:numId="9">
    <w:abstractNumId w:val="41"/>
  </w:num>
  <w:num w:numId="10">
    <w:abstractNumId w:val="52"/>
  </w:num>
  <w:num w:numId="11">
    <w:abstractNumId w:val="28"/>
  </w:num>
  <w:num w:numId="12">
    <w:abstractNumId w:val="25"/>
  </w:num>
  <w:num w:numId="13">
    <w:abstractNumId w:val="4"/>
  </w:num>
  <w:num w:numId="14">
    <w:abstractNumId w:val="35"/>
  </w:num>
  <w:num w:numId="15">
    <w:abstractNumId w:val="21"/>
  </w:num>
  <w:num w:numId="16">
    <w:abstractNumId w:val="2"/>
  </w:num>
  <w:num w:numId="17">
    <w:abstractNumId w:val="29"/>
  </w:num>
  <w:num w:numId="18">
    <w:abstractNumId w:val="13"/>
  </w:num>
  <w:num w:numId="19">
    <w:abstractNumId w:val="11"/>
  </w:num>
  <w:num w:numId="20">
    <w:abstractNumId w:val="44"/>
  </w:num>
  <w:num w:numId="21">
    <w:abstractNumId w:val="19"/>
  </w:num>
  <w:num w:numId="22">
    <w:abstractNumId w:val="39"/>
  </w:num>
  <w:num w:numId="23">
    <w:abstractNumId w:val="49"/>
  </w:num>
  <w:num w:numId="24">
    <w:abstractNumId w:val="38"/>
  </w:num>
  <w:num w:numId="25">
    <w:abstractNumId w:val="51"/>
  </w:num>
  <w:num w:numId="26">
    <w:abstractNumId w:val="16"/>
  </w:num>
  <w:num w:numId="27">
    <w:abstractNumId w:val="34"/>
  </w:num>
  <w:num w:numId="28">
    <w:abstractNumId w:val="18"/>
  </w:num>
  <w:num w:numId="29">
    <w:abstractNumId w:val="1"/>
  </w:num>
  <w:num w:numId="30">
    <w:abstractNumId w:val="43"/>
  </w:num>
  <w:num w:numId="31">
    <w:abstractNumId w:val="33"/>
  </w:num>
  <w:num w:numId="32">
    <w:abstractNumId w:val="5"/>
  </w:num>
  <w:num w:numId="33">
    <w:abstractNumId w:val="10"/>
  </w:num>
  <w:num w:numId="34">
    <w:abstractNumId w:val="46"/>
  </w:num>
  <w:num w:numId="35">
    <w:abstractNumId w:val="37"/>
  </w:num>
  <w:num w:numId="36">
    <w:abstractNumId w:val="3"/>
  </w:num>
  <w:num w:numId="37">
    <w:abstractNumId w:val="45"/>
  </w:num>
  <w:num w:numId="38">
    <w:abstractNumId w:val="30"/>
  </w:num>
  <w:num w:numId="39">
    <w:abstractNumId w:val="24"/>
  </w:num>
  <w:num w:numId="40">
    <w:abstractNumId w:val="22"/>
  </w:num>
  <w:num w:numId="41">
    <w:abstractNumId w:val="9"/>
  </w:num>
  <w:num w:numId="42">
    <w:abstractNumId w:val="0"/>
  </w:num>
  <w:num w:numId="43">
    <w:abstractNumId w:val="32"/>
  </w:num>
  <w:num w:numId="44">
    <w:abstractNumId w:val="27"/>
  </w:num>
  <w:num w:numId="45">
    <w:abstractNumId w:val="40"/>
  </w:num>
  <w:num w:numId="46">
    <w:abstractNumId w:val="31"/>
  </w:num>
  <w:num w:numId="47">
    <w:abstractNumId w:val="42"/>
  </w:num>
  <w:num w:numId="48">
    <w:abstractNumId w:val="6"/>
  </w:num>
  <w:num w:numId="49">
    <w:abstractNumId w:val="14"/>
  </w:num>
  <w:num w:numId="50">
    <w:abstractNumId w:val="36"/>
  </w:num>
  <w:num w:numId="51">
    <w:abstractNumId w:val="23"/>
  </w:num>
  <w:num w:numId="52">
    <w:abstractNumId w:val="26"/>
  </w:num>
  <w:num w:numId="53">
    <w:abstractNumId w:val="4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47BA9"/>
    <w:rsid w:val="00003964"/>
    <w:rsid w:val="00020D09"/>
    <w:rsid w:val="000260C7"/>
    <w:rsid w:val="000303E4"/>
    <w:rsid w:val="00041F0A"/>
    <w:rsid w:val="00074AAE"/>
    <w:rsid w:val="00097D10"/>
    <w:rsid w:val="000B39DC"/>
    <w:rsid w:val="000B74C2"/>
    <w:rsid w:val="000D244D"/>
    <w:rsid w:val="000F0DC8"/>
    <w:rsid w:val="000F651A"/>
    <w:rsid w:val="00112AB4"/>
    <w:rsid w:val="001305A6"/>
    <w:rsid w:val="001350F8"/>
    <w:rsid w:val="00145D03"/>
    <w:rsid w:val="00147628"/>
    <w:rsid w:val="00154185"/>
    <w:rsid w:val="001543E4"/>
    <w:rsid w:val="001676FD"/>
    <w:rsid w:val="001726AF"/>
    <w:rsid w:val="00172C8B"/>
    <w:rsid w:val="00190FEC"/>
    <w:rsid w:val="00193C66"/>
    <w:rsid w:val="001F3008"/>
    <w:rsid w:val="00255516"/>
    <w:rsid w:val="0026032D"/>
    <w:rsid w:val="0026343C"/>
    <w:rsid w:val="00270348"/>
    <w:rsid w:val="00273838"/>
    <w:rsid w:val="00273965"/>
    <w:rsid w:val="00292571"/>
    <w:rsid w:val="002B55A0"/>
    <w:rsid w:val="002E3493"/>
    <w:rsid w:val="002E46A5"/>
    <w:rsid w:val="00302617"/>
    <w:rsid w:val="00304CF4"/>
    <w:rsid w:val="00354236"/>
    <w:rsid w:val="00355396"/>
    <w:rsid w:val="00360982"/>
    <w:rsid w:val="00362763"/>
    <w:rsid w:val="003722F1"/>
    <w:rsid w:val="003737C7"/>
    <w:rsid w:val="00387468"/>
    <w:rsid w:val="00390AF2"/>
    <w:rsid w:val="003A18F0"/>
    <w:rsid w:val="003A2339"/>
    <w:rsid w:val="003B2CA7"/>
    <w:rsid w:val="003E31B0"/>
    <w:rsid w:val="003E4DB3"/>
    <w:rsid w:val="003F3D5C"/>
    <w:rsid w:val="003F6B6D"/>
    <w:rsid w:val="00404BF9"/>
    <w:rsid w:val="00407909"/>
    <w:rsid w:val="00420A93"/>
    <w:rsid w:val="00425FC3"/>
    <w:rsid w:val="0048101B"/>
    <w:rsid w:val="004860CE"/>
    <w:rsid w:val="0048795B"/>
    <w:rsid w:val="004D163A"/>
    <w:rsid w:val="004D5896"/>
    <w:rsid w:val="004E2E2F"/>
    <w:rsid w:val="0050546C"/>
    <w:rsid w:val="00511030"/>
    <w:rsid w:val="00517095"/>
    <w:rsid w:val="0053678A"/>
    <w:rsid w:val="005501CD"/>
    <w:rsid w:val="00562842"/>
    <w:rsid w:val="0056548D"/>
    <w:rsid w:val="005738DC"/>
    <w:rsid w:val="00587395"/>
    <w:rsid w:val="005A3025"/>
    <w:rsid w:val="005B14C4"/>
    <w:rsid w:val="005B39CE"/>
    <w:rsid w:val="005B59D1"/>
    <w:rsid w:val="005C156F"/>
    <w:rsid w:val="005D4DF9"/>
    <w:rsid w:val="005D6EBF"/>
    <w:rsid w:val="005E2552"/>
    <w:rsid w:val="005E7FA7"/>
    <w:rsid w:val="006064DE"/>
    <w:rsid w:val="00611026"/>
    <w:rsid w:val="006154CA"/>
    <w:rsid w:val="00626FF8"/>
    <w:rsid w:val="00635E8D"/>
    <w:rsid w:val="00647BA9"/>
    <w:rsid w:val="00650061"/>
    <w:rsid w:val="00654BAC"/>
    <w:rsid w:val="00656E66"/>
    <w:rsid w:val="006712AA"/>
    <w:rsid w:val="0069018F"/>
    <w:rsid w:val="006B796B"/>
    <w:rsid w:val="006D2F4E"/>
    <w:rsid w:val="006E587E"/>
    <w:rsid w:val="006E58B1"/>
    <w:rsid w:val="00703450"/>
    <w:rsid w:val="00717ED4"/>
    <w:rsid w:val="0073631C"/>
    <w:rsid w:val="00757B1C"/>
    <w:rsid w:val="00757F8A"/>
    <w:rsid w:val="00760C9A"/>
    <w:rsid w:val="007654D1"/>
    <w:rsid w:val="00782E3A"/>
    <w:rsid w:val="00783278"/>
    <w:rsid w:val="007A561D"/>
    <w:rsid w:val="007C4CEB"/>
    <w:rsid w:val="007F7565"/>
    <w:rsid w:val="00802D16"/>
    <w:rsid w:val="008073D9"/>
    <w:rsid w:val="00826E1B"/>
    <w:rsid w:val="008276E8"/>
    <w:rsid w:val="008571F2"/>
    <w:rsid w:val="008627AC"/>
    <w:rsid w:val="00880655"/>
    <w:rsid w:val="008925C1"/>
    <w:rsid w:val="0089635B"/>
    <w:rsid w:val="008C5622"/>
    <w:rsid w:val="008D6138"/>
    <w:rsid w:val="008F41D2"/>
    <w:rsid w:val="008F5454"/>
    <w:rsid w:val="00936FA3"/>
    <w:rsid w:val="00954C09"/>
    <w:rsid w:val="00965E35"/>
    <w:rsid w:val="00974C56"/>
    <w:rsid w:val="00982FB4"/>
    <w:rsid w:val="00984793"/>
    <w:rsid w:val="00992B21"/>
    <w:rsid w:val="009A243C"/>
    <w:rsid w:val="009A2830"/>
    <w:rsid w:val="009D1A6C"/>
    <w:rsid w:val="00A10B58"/>
    <w:rsid w:val="00A16A30"/>
    <w:rsid w:val="00A34FE5"/>
    <w:rsid w:val="00A96689"/>
    <w:rsid w:val="00AA4D43"/>
    <w:rsid w:val="00AA7BDC"/>
    <w:rsid w:val="00AB081D"/>
    <w:rsid w:val="00AB5C86"/>
    <w:rsid w:val="00AB63A3"/>
    <w:rsid w:val="00AE4442"/>
    <w:rsid w:val="00AF65F9"/>
    <w:rsid w:val="00AF683E"/>
    <w:rsid w:val="00B118CF"/>
    <w:rsid w:val="00B21812"/>
    <w:rsid w:val="00B23723"/>
    <w:rsid w:val="00B26760"/>
    <w:rsid w:val="00B46205"/>
    <w:rsid w:val="00B473D0"/>
    <w:rsid w:val="00B5279B"/>
    <w:rsid w:val="00B5532B"/>
    <w:rsid w:val="00B65FA3"/>
    <w:rsid w:val="00B72FFB"/>
    <w:rsid w:val="00B75888"/>
    <w:rsid w:val="00B8031D"/>
    <w:rsid w:val="00BA21BE"/>
    <w:rsid w:val="00BB650E"/>
    <w:rsid w:val="00BB71D5"/>
    <w:rsid w:val="00BC2C1C"/>
    <w:rsid w:val="00BE1395"/>
    <w:rsid w:val="00BE64E5"/>
    <w:rsid w:val="00BF0284"/>
    <w:rsid w:val="00C22707"/>
    <w:rsid w:val="00C23E43"/>
    <w:rsid w:val="00C25E25"/>
    <w:rsid w:val="00C25EB3"/>
    <w:rsid w:val="00C30C66"/>
    <w:rsid w:val="00C525FD"/>
    <w:rsid w:val="00C75052"/>
    <w:rsid w:val="00C85943"/>
    <w:rsid w:val="00CA20CC"/>
    <w:rsid w:val="00CA2CF7"/>
    <w:rsid w:val="00CA6CF5"/>
    <w:rsid w:val="00CC0CAA"/>
    <w:rsid w:val="00CC3EE6"/>
    <w:rsid w:val="00CD2065"/>
    <w:rsid w:val="00CD5DF7"/>
    <w:rsid w:val="00CD766F"/>
    <w:rsid w:val="00CE6DD8"/>
    <w:rsid w:val="00CF10F5"/>
    <w:rsid w:val="00D059BF"/>
    <w:rsid w:val="00D1784F"/>
    <w:rsid w:val="00D536D1"/>
    <w:rsid w:val="00D84E56"/>
    <w:rsid w:val="00D90597"/>
    <w:rsid w:val="00DD63CC"/>
    <w:rsid w:val="00DE067A"/>
    <w:rsid w:val="00DE0D8F"/>
    <w:rsid w:val="00DE2020"/>
    <w:rsid w:val="00DE3745"/>
    <w:rsid w:val="00DE3FDC"/>
    <w:rsid w:val="00DF1DDF"/>
    <w:rsid w:val="00E05652"/>
    <w:rsid w:val="00E15F90"/>
    <w:rsid w:val="00E23979"/>
    <w:rsid w:val="00E3028C"/>
    <w:rsid w:val="00E354D5"/>
    <w:rsid w:val="00E41415"/>
    <w:rsid w:val="00E61FD4"/>
    <w:rsid w:val="00E77FF8"/>
    <w:rsid w:val="00E972A2"/>
    <w:rsid w:val="00EA4F20"/>
    <w:rsid w:val="00EB3897"/>
    <w:rsid w:val="00EC4F81"/>
    <w:rsid w:val="00ED2199"/>
    <w:rsid w:val="00EE2146"/>
    <w:rsid w:val="00EF62EA"/>
    <w:rsid w:val="00F13FDC"/>
    <w:rsid w:val="00F24016"/>
    <w:rsid w:val="00F249CB"/>
    <w:rsid w:val="00F313ED"/>
    <w:rsid w:val="00F356AB"/>
    <w:rsid w:val="00F45454"/>
    <w:rsid w:val="00F6131B"/>
    <w:rsid w:val="00F70387"/>
    <w:rsid w:val="00F7208D"/>
    <w:rsid w:val="00F77B98"/>
    <w:rsid w:val="00F77C1E"/>
    <w:rsid w:val="00F77D8C"/>
    <w:rsid w:val="00FA6EE4"/>
    <w:rsid w:val="00FA78C5"/>
    <w:rsid w:val="00FC11FF"/>
    <w:rsid w:val="00FC2EA0"/>
    <w:rsid w:val="00FC46F3"/>
    <w:rsid w:val="00FC6472"/>
    <w:rsid w:val="00FE5925"/>
    <w:rsid w:val="00FE6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30"/>
  </w:style>
  <w:style w:type="paragraph" w:styleId="Heading1">
    <w:name w:val="heading 1"/>
    <w:basedOn w:val="Normal"/>
    <w:next w:val="Normal"/>
    <w:link w:val="Heading1Char"/>
    <w:uiPriority w:val="9"/>
    <w:qFormat/>
    <w:rsid w:val="001305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4C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C4C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C4C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FF8"/>
    <w:pPr>
      <w:ind w:left="720"/>
      <w:contextualSpacing/>
    </w:pPr>
  </w:style>
  <w:style w:type="character" w:customStyle="1" w:styleId="Heading3Char">
    <w:name w:val="Heading 3 Char"/>
    <w:basedOn w:val="DefaultParagraphFont"/>
    <w:link w:val="Heading3"/>
    <w:uiPriority w:val="9"/>
    <w:rsid w:val="007C4CEB"/>
    <w:rPr>
      <w:rFonts w:ascii="Times New Roman" w:eastAsia="Times New Roman" w:hAnsi="Times New Roman" w:cs="Times New Roman"/>
      <w:b/>
      <w:bCs/>
      <w:sz w:val="27"/>
      <w:szCs w:val="27"/>
    </w:rPr>
  </w:style>
  <w:style w:type="paragraph" w:styleId="NormalWeb">
    <w:name w:val="Normal (Web)"/>
    <w:basedOn w:val="Normal"/>
    <w:uiPriority w:val="99"/>
    <w:unhideWhenUsed/>
    <w:rsid w:val="007C4C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4CEB"/>
    <w:rPr>
      <w:b/>
      <w:bCs/>
    </w:rPr>
  </w:style>
  <w:style w:type="character" w:customStyle="1" w:styleId="Heading2Char">
    <w:name w:val="Heading 2 Char"/>
    <w:basedOn w:val="DefaultParagraphFont"/>
    <w:link w:val="Heading2"/>
    <w:uiPriority w:val="9"/>
    <w:rsid w:val="007C4C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7C4CEB"/>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305A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1305A6"/>
    <w:rPr>
      <w:color w:val="0000FF"/>
      <w:u w:val="single"/>
    </w:rPr>
  </w:style>
  <w:style w:type="paragraph" w:styleId="BalloonText">
    <w:name w:val="Balloon Text"/>
    <w:basedOn w:val="Normal"/>
    <w:link w:val="BalloonTextChar"/>
    <w:uiPriority w:val="99"/>
    <w:semiHidden/>
    <w:unhideWhenUsed/>
    <w:rsid w:val="00130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5A6"/>
    <w:rPr>
      <w:rFonts w:ascii="Tahoma" w:hAnsi="Tahoma" w:cs="Tahoma"/>
      <w:sz w:val="16"/>
      <w:szCs w:val="16"/>
    </w:rPr>
  </w:style>
  <w:style w:type="character" w:customStyle="1" w:styleId="keyword">
    <w:name w:val="keyword"/>
    <w:basedOn w:val="DefaultParagraphFont"/>
    <w:rsid w:val="00F77C1E"/>
  </w:style>
  <w:style w:type="character" w:customStyle="1" w:styleId="string">
    <w:name w:val="string"/>
    <w:basedOn w:val="DefaultParagraphFont"/>
    <w:rsid w:val="00F77C1E"/>
  </w:style>
  <w:style w:type="character" w:styleId="Emphasis">
    <w:name w:val="Emphasis"/>
    <w:basedOn w:val="DefaultParagraphFont"/>
    <w:uiPriority w:val="20"/>
    <w:qFormat/>
    <w:rsid w:val="00B21812"/>
    <w:rPr>
      <w:i/>
      <w:iCs/>
    </w:rPr>
  </w:style>
  <w:style w:type="character" w:customStyle="1" w:styleId="number">
    <w:name w:val="number"/>
    <w:basedOn w:val="DefaultParagraphFont"/>
    <w:rsid w:val="00B21812"/>
  </w:style>
  <w:style w:type="character" w:customStyle="1" w:styleId="comment">
    <w:name w:val="comment"/>
    <w:basedOn w:val="DefaultParagraphFont"/>
    <w:rsid w:val="00B21812"/>
  </w:style>
  <w:style w:type="character" w:styleId="IntenseReference">
    <w:name w:val="Intense Reference"/>
    <w:basedOn w:val="DefaultParagraphFont"/>
    <w:uiPriority w:val="32"/>
    <w:qFormat/>
    <w:rsid w:val="00B21812"/>
    <w:rPr>
      <w:b/>
      <w:bCs/>
      <w:smallCaps/>
      <w:color w:val="C0504D" w:themeColor="accent2"/>
      <w:spacing w:val="5"/>
      <w:u w:val="single"/>
    </w:rPr>
  </w:style>
  <w:style w:type="character" w:styleId="HTMLCode">
    <w:name w:val="HTML Code"/>
    <w:basedOn w:val="DefaultParagraphFont"/>
    <w:uiPriority w:val="99"/>
    <w:semiHidden/>
    <w:unhideWhenUsed/>
    <w:rsid w:val="00E61FD4"/>
    <w:rPr>
      <w:rFonts w:ascii="Courier New" w:eastAsia="Times New Roman" w:hAnsi="Courier New" w:cs="Courier New"/>
      <w:sz w:val="20"/>
      <w:szCs w:val="20"/>
    </w:rPr>
  </w:style>
  <w:style w:type="paragraph" w:customStyle="1" w:styleId="filename">
    <w:name w:val="filename"/>
    <w:basedOn w:val="Normal"/>
    <w:rsid w:val="000B74C2"/>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B38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EB3897"/>
    <w:rPr>
      <w:rFonts w:asciiTheme="majorHAnsi" w:eastAsiaTheme="majorEastAsia" w:hAnsiTheme="majorHAnsi" w:cstheme="majorBidi"/>
      <w:color w:val="17365D" w:themeColor="text2" w:themeShade="BF"/>
      <w:spacing w:val="5"/>
      <w:kern w:val="28"/>
      <w:sz w:val="40"/>
      <w:szCs w:val="52"/>
    </w:rPr>
  </w:style>
  <w:style w:type="paragraph" w:styleId="Subtitle">
    <w:name w:val="Subtitle"/>
    <w:basedOn w:val="Normal"/>
    <w:next w:val="Normal"/>
    <w:link w:val="SubtitleChar"/>
    <w:uiPriority w:val="11"/>
    <w:qFormat/>
    <w:rsid w:val="00EB389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3897"/>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semiHidden/>
    <w:unhideWhenUsed/>
    <w:rsid w:val="006E5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58B1"/>
    <w:rPr>
      <w:rFonts w:ascii="Courier New" w:eastAsia="Times New Roman" w:hAnsi="Courier New" w:cs="Courier New"/>
      <w:sz w:val="20"/>
      <w:szCs w:val="20"/>
    </w:rPr>
  </w:style>
  <w:style w:type="character" w:customStyle="1" w:styleId="kwd">
    <w:name w:val="kwd"/>
    <w:basedOn w:val="DefaultParagraphFont"/>
    <w:rsid w:val="006E58B1"/>
  </w:style>
  <w:style w:type="character" w:customStyle="1" w:styleId="pln">
    <w:name w:val="pln"/>
    <w:basedOn w:val="DefaultParagraphFont"/>
    <w:rsid w:val="006E58B1"/>
  </w:style>
  <w:style w:type="character" w:customStyle="1" w:styleId="pun">
    <w:name w:val="pun"/>
    <w:basedOn w:val="DefaultParagraphFont"/>
    <w:rsid w:val="006E58B1"/>
  </w:style>
  <w:style w:type="character" w:customStyle="1" w:styleId="com">
    <w:name w:val="com"/>
    <w:basedOn w:val="DefaultParagraphFont"/>
    <w:rsid w:val="006E58B1"/>
  </w:style>
  <w:style w:type="character" w:customStyle="1" w:styleId="lit">
    <w:name w:val="lit"/>
    <w:basedOn w:val="DefaultParagraphFont"/>
    <w:rsid w:val="006E58B1"/>
  </w:style>
  <w:style w:type="character" w:customStyle="1" w:styleId="str">
    <w:name w:val="str"/>
    <w:basedOn w:val="DefaultParagraphFont"/>
    <w:rsid w:val="006E58B1"/>
  </w:style>
  <w:style w:type="character" w:customStyle="1" w:styleId="typ">
    <w:name w:val="typ"/>
    <w:basedOn w:val="DefaultParagraphFont"/>
    <w:rsid w:val="006E58B1"/>
  </w:style>
  <w:style w:type="paragraph" w:styleId="Header">
    <w:name w:val="header"/>
    <w:basedOn w:val="Normal"/>
    <w:link w:val="HeaderChar"/>
    <w:uiPriority w:val="99"/>
    <w:unhideWhenUsed/>
    <w:rsid w:val="00736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31C"/>
  </w:style>
  <w:style w:type="paragraph" w:styleId="Footer">
    <w:name w:val="footer"/>
    <w:basedOn w:val="Normal"/>
    <w:link w:val="FooterChar"/>
    <w:uiPriority w:val="99"/>
    <w:unhideWhenUsed/>
    <w:rsid w:val="00736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31C"/>
  </w:style>
  <w:style w:type="character" w:customStyle="1" w:styleId="articlerating">
    <w:name w:val="articlerating"/>
    <w:basedOn w:val="DefaultParagraphFont"/>
    <w:rsid w:val="000039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7283">
      <w:bodyDiv w:val="1"/>
      <w:marLeft w:val="0"/>
      <w:marRight w:val="0"/>
      <w:marTop w:val="0"/>
      <w:marBottom w:val="0"/>
      <w:divBdr>
        <w:top w:val="none" w:sz="0" w:space="0" w:color="auto"/>
        <w:left w:val="none" w:sz="0" w:space="0" w:color="auto"/>
        <w:bottom w:val="none" w:sz="0" w:space="0" w:color="auto"/>
        <w:right w:val="none" w:sz="0" w:space="0" w:color="auto"/>
      </w:divBdr>
    </w:div>
    <w:div w:id="9450101">
      <w:bodyDiv w:val="1"/>
      <w:marLeft w:val="0"/>
      <w:marRight w:val="0"/>
      <w:marTop w:val="0"/>
      <w:marBottom w:val="0"/>
      <w:divBdr>
        <w:top w:val="none" w:sz="0" w:space="0" w:color="auto"/>
        <w:left w:val="none" w:sz="0" w:space="0" w:color="auto"/>
        <w:bottom w:val="none" w:sz="0" w:space="0" w:color="auto"/>
        <w:right w:val="none" w:sz="0" w:space="0" w:color="auto"/>
      </w:divBdr>
      <w:divsChild>
        <w:div w:id="539976074">
          <w:marLeft w:val="0"/>
          <w:marRight w:val="0"/>
          <w:marTop w:val="0"/>
          <w:marBottom w:val="0"/>
          <w:divBdr>
            <w:top w:val="none" w:sz="0" w:space="0" w:color="auto"/>
            <w:left w:val="none" w:sz="0" w:space="0" w:color="auto"/>
            <w:bottom w:val="none" w:sz="0" w:space="0" w:color="auto"/>
            <w:right w:val="none" w:sz="0" w:space="0" w:color="auto"/>
          </w:divBdr>
          <w:divsChild>
            <w:div w:id="255215405">
              <w:marLeft w:val="0"/>
              <w:marRight w:val="0"/>
              <w:marTop w:val="0"/>
              <w:marBottom w:val="0"/>
              <w:divBdr>
                <w:top w:val="none" w:sz="0" w:space="0" w:color="auto"/>
                <w:left w:val="none" w:sz="0" w:space="0" w:color="auto"/>
                <w:bottom w:val="none" w:sz="0" w:space="0" w:color="auto"/>
                <w:right w:val="none" w:sz="0" w:space="0" w:color="auto"/>
              </w:divBdr>
            </w:div>
          </w:divsChild>
        </w:div>
        <w:div w:id="2105104774">
          <w:marLeft w:val="0"/>
          <w:marRight w:val="0"/>
          <w:marTop w:val="0"/>
          <w:marBottom w:val="0"/>
          <w:divBdr>
            <w:top w:val="none" w:sz="0" w:space="0" w:color="auto"/>
            <w:left w:val="none" w:sz="0" w:space="0" w:color="auto"/>
            <w:bottom w:val="none" w:sz="0" w:space="0" w:color="auto"/>
            <w:right w:val="none" w:sz="0" w:space="0" w:color="auto"/>
          </w:divBdr>
          <w:divsChild>
            <w:div w:id="19614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9">
      <w:bodyDiv w:val="1"/>
      <w:marLeft w:val="0"/>
      <w:marRight w:val="0"/>
      <w:marTop w:val="0"/>
      <w:marBottom w:val="0"/>
      <w:divBdr>
        <w:top w:val="none" w:sz="0" w:space="0" w:color="auto"/>
        <w:left w:val="none" w:sz="0" w:space="0" w:color="auto"/>
        <w:bottom w:val="none" w:sz="0" w:space="0" w:color="auto"/>
        <w:right w:val="none" w:sz="0" w:space="0" w:color="auto"/>
      </w:divBdr>
    </w:div>
    <w:div w:id="17977312">
      <w:bodyDiv w:val="1"/>
      <w:marLeft w:val="0"/>
      <w:marRight w:val="0"/>
      <w:marTop w:val="0"/>
      <w:marBottom w:val="0"/>
      <w:divBdr>
        <w:top w:val="none" w:sz="0" w:space="0" w:color="auto"/>
        <w:left w:val="none" w:sz="0" w:space="0" w:color="auto"/>
        <w:bottom w:val="none" w:sz="0" w:space="0" w:color="auto"/>
        <w:right w:val="none" w:sz="0" w:space="0" w:color="auto"/>
      </w:divBdr>
    </w:div>
    <w:div w:id="38435834">
      <w:bodyDiv w:val="1"/>
      <w:marLeft w:val="0"/>
      <w:marRight w:val="0"/>
      <w:marTop w:val="0"/>
      <w:marBottom w:val="0"/>
      <w:divBdr>
        <w:top w:val="none" w:sz="0" w:space="0" w:color="auto"/>
        <w:left w:val="none" w:sz="0" w:space="0" w:color="auto"/>
        <w:bottom w:val="none" w:sz="0" w:space="0" w:color="auto"/>
        <w:right w:val="none" w:sz="0" w:space="0" w:color="auto"/>
      </w:divBdr>
      <w:divsChild>
        <w:div w:id="271405572">
          <w:marLeft w:val="0"/>
          <w:marRight w:val="0"/>
          <w:marTop w:val="0"/>
          <w:marBottom w:val="0"/>
          <w:divBdr>
            <w:top w:val="none" w:sz="0" w:space="0" w:color="auto"/>
            <w:left w:val="none" w:sz="0" w:space="0" w:color="auto"/>
            <w:bottom w:val="none" w:sz="0" w:space="0" w:color="auto"/>
            <w:right w:val="none" w:sz="0" w:space="0" w:color="auto"/>
          </w:divBdr>
          <w:divsChild>
            <w:div w:id="16347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093">
      <w:bodyDiv w:val="1"/>
      <w:marLeft w:val="0"/>
      <w:marRight w:val="0"/>
      <w:marTop w:val="0"/>
      <w:marBottom w:val="0"/>
      <w:divBdr>
        <w:top w:val="none" w:sz="0" w:space="0" w:color="auto"/>
        <w:left w:val="none" w:sz="0" w:space="0" w:color="auto"/>
        <w:bottom w:val="none" w:sz="0" w:space="0" w:color="auto"/>
        <w:right w:val="none" w:sz="0" w:space="0" w:color="auto"/>
      </w:divBdr>
    </w:div>
    <w:div w:id="43679216">
      <w:bodyDiv w:val="1"/>
      <w:marLeft w:val="0"/>
      <w:marRight w:val="0"/>
      <w:marTop w:val="0"/>
      <w:marBottom w:val="0"/>
      <w:divBdr>
        <w:top w:val="none" w:sz="0" w:space="0" w:color="auto"/>
        <w:left w:val="none" w:sz="0" w:space="0" w:color="auto"/>
        <w:bottom w:val="none" w:sz="0" w:space="0" w:color="auto"/>
        <w:right w:val="none" w:sz="0" w:space="0" w:color="auto"/>
      </w:divBdr>
    </w:div>
    <w:div w:id="57486719">
      <w:bodyDiv w:val="1"/>
      <w:marLeft w:val="0"/>
      <w:marRight w:val="0"/>
      <w:marTop w:val="0"/>
      <w:marBottom w:val="0"/>
      <w:divBdr>
        <w:top w:val="none" w:sz="0" w:space="0" w:color="auto"/>
        <w:left w:val="none" w:sz="0" w:space="0" w:color="auto"/>
        <w:bottom w:val="none" w:sz="0" w:space="0" w:color="auto"/>
        <w:right w:val="none" w:sz="0" w:space="0" w:color="auto"/>
      </w:divBdr>
      <w:divsChild>
        <w:div w:id="204366975">
          <w:marLeft w:val="0"/>
          <w:marRight w:val="0"/>
          <w:marTop w:val="0"/>
          <w:marBottom w:val="0"/>
          <w:divBdr>
            <w:top w:val="none" w:sz="0" w:space="0" w:color="auto"/>
            <w:left w:val="none" w:sz="0" w:space="0" w:color="auto"/>
            <w:bottom w:val="none" w:sz="0" w:space="0" w:color="auto"/>
            <w:right w:val="none" w:sz="0" w:space="0" w:color="auto"/>
          </w:divBdr>
        </w:div>
      </w:divsChild>
    </w:div>
    <w:div w:id="60174609">
      <w:bodyDiv w:val="1"/>
      <w:marLeft w:val="0"/>
      <w:marRight w:val="0"/>
      <w:marTop w:val="0"/>
      <w:marBottom w:val="0"/>
      <w:divBdr>
        <w:top w:val="none" w:sz="0" w:space="0" w:color="auto"/>
        <w:left w:val="none" w:sz="0" w:space="0" w:color="auto"/>
        <w:bottom w:val="none" w:sz="0" w:space="0" w:color="auto"/>
        <w:right w:val="none" w:sz="0" w:space="0" w:color="auto"/>
      </w:divBdr>
    </w:div>
    <w:div w:id="70083628">
      <w:bodyDiv w:val="1"/>
      <w:marLeft w:val="0"/>
      <w:marRight w:val="0"/>
      <w:marTop w:val="0"/>
      <w:marBottom w:val="0"/>
      <w:divBdr>
        <w:top w:val="none" w:sz="0" w:space="0" w:color="auto"/>
        <w:left w:val="none" w:sz="0" w:space="0" w:color="auto"/>
        <w:bottom w:val="none" w:sz="0" w:space="0" w:color="auto"/>
        <w:right w:val="none" w:sz="0" w:space="0" w:color="auto"/>
      </w:divBdr>
      <w:divsChild>
        <w:div w:id="332925102">
          <w:marLeft w:val="0"/>
          <w:marRight w:val="0"/>
          <w:marTop w:val="0"/>
          <w:marBottom w:val="0"/>
          <w:divBdr>
            <w:top w:val="none" w:sz="0" w:space="0" w:color="auto"/>
            <w:left w:val="none" w:sz="0" w:space="0" w:color="auto"/>
            <w:bottom w:val="none" w:sz="0" w:space="0" w:color="auto"/>
            <w:right w:val="none" w:sz="0" w:space="0" w:color="auto"/>
          </w:divBdr>
          <w:divsChild>
            <w:div w:id="21136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4380">
      <w:bodyDiv w:val="1"/>
      <w:marLeft w:val="0"/>
      <w:marRight w:val="0"/>
      <w:marTop w:val="0"/>
      <w:marBottom w:val="0"/>
      <w:divBdr>
        <w:top w:val="none" w:sz="0" w:space="0" w:color="auto"/>
        <w:left w:val="none" w:sz="0" w:space="0" w:color="auto"/>
        <w:bottom w:val="none" w:sz="0" w:space="0" w:color="auto"/>
        <w:right w:val="none" w:sz="0" w:space="0" w:color="auto"/>
      </w:divBdr>
    </w:div>
    <w:div w:id="71657738">
      <w:bodyDiv w:val="1"/>
      <w:marLeft w:val="0"/>
      <w:marRight w:val="0"/>
      <w:marTop w:val="0"/>
      <w:marBottom w:val="0"/>
      <w:divBdr>
        <w:top w:val="none" w:sz="0" w:space="0" w:color="auto"/>
        <w:left w:val="none" w:sz="0" w:space="0" w:color="auto"/>
        <w:bottom w:val="none" w:sz="0" w:space="0" w:color="auto"/>
        <w:right w:val="none" w:sz="0" w:space="0" w:color="auto"/>
      </w:divBdr>
    </w:div>
    <w:div w:id="81924211">
      <w:bodyDiv w:val="1"/>
      <w:marLeft w:val="0"/>
      <w:marRight w:val="0"/>
      <w:marTop w:val="0"/>
      <w:marBottom w:val="0"/>
      <w:divBdr>
        <w:top w:val="none" w:sz="0" w:space="0" w:color="auto"/>
        <w:left w:val="none" w:sz="0" w:space="0" w:color="auto"/>
        <w:bottom w:val="none" w:sz="0" w:space="0" w:color="auto"/>
        <w:right w:val="none" w:sz="0" w:space="0" w:color="auto"/>
      </w:divBdr>
    </w:div>
    <w:div w:id="102044175">
      <w:bodyDiv w:val="1"/>
      <w:marLeft w:val="0"/>
      <w:marRight w:val="0"/>
      <w:marTop w:val="0"/>
      <w:marBottom w:val="0"/>
      <w:divBdr>
        <w:top w:val="none" w:sz="0" w:space="0" w:color="auto"/>
        <w:left w:val="none" w:sz="0" w:space="0" w:color="auto"/>
        <w:bottom w:val="none" w:sz="0" w:space="0" w:color="auto"/>
        <w:right w:val="none" w:sz="0" w:space="0" w:color="auto"/>
      </w:divBdr>
      <w:divsChild>
        <w:div w:id="2048524672">
          <w:marLeft w:val="0"/>
          <w:marRight w:val="0"/>
          <w:marTop w:val="0"/>
          <w:marBottom w:val="0"/>
          <w:divBdr>
            <w:top w:val="none" w:sz="0" w:space="0" w:color="auto"/>
            <w:left w:val="none" w:sz="0" w:space="0" w:color="auto"/>
            <w:bottom w:val="none" w:sz="0" w:space="0" w:color="auto"/>
            <w:right w:val="none" w:sz="0" w:space="0" w:color="auto"/>
          </w:divBdr>
          <w:divsChild>
            <w:div w:id="7068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024">
      <w:bodyDiv w:val="1"/>
      <w:marLeft w:val="0"/>
      <w:marRight w:val="0"/>
      <w:marTop w:val="0"/>
      <w:marBottom w:val="0"/>
      <w:divBdr>
        <w:top w:val="none" w:sz="0" w:space="0" w:color="auto"/>
        <w:left w:val="none" w:sz="0" w:space="0" w:color="auto"/>
        <w:bottom w:val="none" w:sz="0" w:space="0" w:color="auto"/>
        <w:right w:val="none" w:sz="0" w:space="0" w:color="auto"/>
      </w:divBdr>
    </w:div>
    <w:div w:id="108396707">
      <w:bodyDiv w:val="1"/>
      <w:marLeft w:val="0"/>
      <w:marRight w:val="0"/>
      <w:marTop w:val="0"/>
      <w:marBottom w:val="0"/>
      <w:divBdr>
        <w:top w:val="none" w:sz="0" w:space="0" w:color="auto"/>
        <w:left w:val="none" w:sz="0" w:space="0" w:color="auto"/>
        <w:bottom w:val="none" w:sz="0" w:space="0" w:color="auto"/>
        <w:right w:val="none" w:sz="0" w:space="0" w:color="auto"/>
      </w:divBdr>
      <w:divsChild>
        <w:div w:id="190191738">
          <w:marLeft w:val="150"/>
          <w:marRight w:val="0"/>
          <w:marTop w:val="0"/>
          <w:marBottom w:val="0"/>
          <w:divBdr>
            <w:top w:val="single" w:sz="6" w:space="2" w:color="FFC0CB"/>
            <w:left w:val="single" w:sz="6" w:space="2" w:color="FFC0CB"/>
            <w:bottom w:val="single" w:sz="6" w:space="2" w:color="FFC0CB"/>
            <w:right w:val="single" w:sz="6" w:space="2" w:color="FFC0CB"/>
          </w:divBdr>
        </w:div>
        <w:div w:id="696272678">
          <w:marLeft w:val="0"/>
          <w:marRight w:val="0"/>
          <w:marTop w:val="0"/>
          <w:marBottom w:val="0"/>
          <w:divBdr>
            <w:top w:val="none" w:sz="0" w:space="0" w:color="auto"/>
            <w:left w:val="none" w:sz="0" w:space="0" w:color="auto"/>
            <w:bottom w:val="none" w:sz="0" w:space="0" w:color="auto"/>
            <w:right w:val="none" w:sz="0" w:space="0" w:color="auto"/>
          </w:divBdr>
        </w:div>
      </w:divsChild>
    </w:div>
    <w:div w:id="109471944">
      <w:bodyDiv w:val="1"/>
      <w:marLeft w:val="0"/>
      <w:marRight w:val="0"/>
      <w:marTop w:val="0"/>
      <w:marBottom w:val="0"/>
      <w:divBdr>
        <w:top w:val="none" w:sz="0" w:space="0" w:color="auto"/>
        <w:left w:val="none" w:sz="0" w:space="0" w:color="auto"/>
        <w:bottom w:val="none" w:sz="0" w:space="0" w:color="auto"/>
        <w:right w:val="none" w:sz="0" w:space="0" w:color="auto"/>
      </w:divBdr>
    </w:div>
    <w:div w:id="112526706">
      <w:bodyDiv w:val="1"/>
      <w:marLeft w:val="0"/>
      <w:marRight w:val="0"/>
      <w:marTop w:val="0"/>
      <w:marBottom w:val="0"/>
      <w:divBdr>
        <w:top w:val="none" w:sz="0" w:space="0" w:color="auto"/>
        <w:left w:val="none" w:sz="0" w:space="0" w:color="auto"/>
        <w:bottom w:val="none" w:sz="0" w:space="0" w:color="auto"/>
        <w:right w:val="none" w:sz="0" w:space="0" w:color="auto"/>
      </w:divBdr>
      <w:divsChild>
        <w:div w:id="724109218">
          <w:marLeft w:val="90"/>
          <w:marRight w:val="90"/>
          <w:marTop w:val="90"/>
          <w:marBottom w:val="90"/>
          <w:divBdr>
            <w:top w:val="none" w:sz="0" w:space="0" w:color="auto"/>
            <w:left w:val="none" w:sz="0" w:space="0" w:color="auto"/>
            <w:bottom w:val="none" w:sz="0" w:space="0" w:color="auto"/>
            <w:right w:val="none" w:sz="0" w:space="0" w:color="auto"/>
          </w:divBdr>
        </w:div>
        <w:div w:id="1397780700">
          <w:marLeft w:val="90"/>
          <w:marRight w:val="90"/>
          <w:marTop w:val="90"/>
          <w:marBottom w:val="90"/>
          <w:divBdr>
            <w:top w:val="none" w:sz="0" w:space="0" w:color="auto"/>
            <w:left w:val="none" w:sz="0" w:space="0" w:color="auto"/>
            <w:bottom w:val="none" w:sz="0" w:space="0" w:color="auto"/>
            <w:right w:val="none" w:sz="0" w:space="0" w:color="auto"/>
          </w:divBdr>
        </w:div>
        <w:div w:id="1442147070">
          <w:marLeft w:val="90"/>
          <w:marRight w:val="90"/>
          <w:marTop w:val="90"/>
          <w:marBottom w:val="90"/>
          <w:divBdr>
            <w:top w:val="none" w:sz="0" w:space="0" w:color="auto"/>
            <w:left w:val="none" w:sz="0" w:space="0" w:color="auto"/>
            <w:bottom w:val="none" w:sz="0" w:space="0" w:color="auto"/>
            <w:right w:val="none" w:sz="0" w:space="0" w:color="auto"/>
          </w:divBdr>
        </w:div>
      </w:divsChild>
    </w:div>
    <w:div w:id="116797820">
      <w:bodyDiv w:val="1"/>
      <w:marLeft w:val="0"/>
      <w:marRight w:val="0"/>
      <w:marTop w:val="0"/>
      <w:marBottom w:val="0"/>
      <w:divBdr>
        <w:top w:val="none" w:sz="0" w:space="0" w:color="auto"/>
        <w:left w:val="none" w:sz="0" w:space="0" w:color="auto"/>
        <w:bottom w:val="none" w:sz="0" w:space="0" w:color="auto"/>
        <w:right w:val="none" w:sz="0" w:space="0" w:color="auto"/>
      </w:divBdr>
    </w:div>
    <w:div w:id="121659446">
      <w:bodyDiv w:val="1"/>
      <w:marLeft w:val="0"/>
      <w:marRight w:val="0"/>
      <w:marTop w:val="0"/>
      <w:marBottom w:val="0"/>
      <w:divBdr>
        <w:top w:val="none" w:sz="0" w:space="0" w:color="auto"/>
        <w:left w:val="none" w:sz="0" w:space="0" w:color="auto"/>
        <w:bottom w:val="none" w:sz="0" w:space="0" w:color="auto"/>
        <w:right w:val="none" w:sz="0" w:space="0" w:color="auto"/>
      </w:divBdr>
      <w:divsChild>
        <w:div w:id="1955088105">
          <w:marLeft w:val="0"/>
          <w:marRight w:val="0"/>
          <w:marTop w:val="0"/>
          <w:marBottom w:val="0"/>
          <w:divBdr>
            <w:top w:val="none" w:sz="0" w:space="0" w:color="auto"/>
            <w:left w:val="none" w:sz="0" w:space="0" w:color="auto"/>
            <w:bottom w:val="none" w:sz="0" w:space="0" w:color="auto"/>
            <w:right w:val="none" w:sz="0" w:space="0" w:color="auto"/>
          </w:divBdr>
          <w:divsChild>
            <w:div w:id="262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039">
      <w:bodyDiv w:val="1"/>
      <w:marLeft w:val="0"/>
      <w:marRight w:val="0"/>
      <w:marTop w:val="0"/>
      <w:marBottom w:val="0"/>
      <w:divBdr>
        <w:top w:val="none" w:sz="0" w:space="0" w:color="auto"/>
        <w:left w:val="none" w:sz="0" w:space="0" w:color="auto"/>
        <w:bottom w:val="none" w:sz="0" w:space="0" w:color="auto"/>
        <w:right w:val="none" w:sz="0" w:space="0" w:color="auto"/>
      </w:divBdr>
    </w:div>
    <w:div w:id="142822305">
      <w:bodyDiv w:val="1"/>
      <w:marLeft w:val="0"/>
      <w:marRight w:val="0"/>
      <w:marTop w:val="0"/>
      <w:marBottom w:val="0"/>
      <w:divBdr>
        <w:top w:val="none" w:sz="0" w:space="0" w:color="auto"/>
        <w:left w:val="none" w:sz="0" w:space="0" w:color="auto"/>
        <w:bottom w:val="none" w:sz="0" w:space="0" w:color="auto"/>
        <w:right w:val="none" w:sz="0" w:space="0" w:color="auto"/>
      </w:divBdr>
    </w:div>
    <w:div w:id="152841156">
      <w:bodyDiv w:val="1"/>
      <w:marLeft w:val="0"/>
      <w:marRight w:val="0"/>
      <w:marTop w:val="0"/>
      <w:marBottom w:val="0"/>
      <w:divBdr>
        <w:top w:val="none" w:sz="0" w:space="0" w:color="auto"/>
        <w:left w:val="none" w:sz="0" w:space="0" w:color="auto"/>
        <w:bottom w:val="none" w:sz="0" w:space="0" w:color="auto"/>
        <w:right w:val="none" w:sz="0" w:space="0" w:color="auto"/>
      </w:divBdr>
      <w:divsChild>
        <w:div w:id="1786608276">
          <w:marLeft w:val="0"/>
          <w:marRight w:val="0"/>
          <w:marTop w:val="0"/>
          <w:marBottom w:val="0"/>
          <w:divBdr>
            <w:top w:val="none" w:sz="0" w:space="0" w:color="auto"/>
            <w:left w:val="none" w:sz="0" w:space="0" w:color="auto"/>
            <w:bottom w:val="none" w:sz="0" w:space="0" w:color="auto"/>
            <w:right w:val="none" w:sz="0" w:space="0" w:color="auto"/>
          </w:divBdr>
        </w:div>
        <w:div w:id="1494838569">
          <w:marLeft w:val="0"/>
          <w:marRight w:val="0"/>
          <w:marTop w:val="0"/>
          <w:marBottom w:val="0"/>
          <w:divBdr>
            <w:top w:val="none" w:sz="0" w:space="0" w:color="auto"/>
            <w:left w:val="none" w:sz="0" w:space="0" w:color="auto"/>
            <w:bottom w:val="none" w:sz="0" w:space="0" w:color="auto"/>
            <w:right w:val="none" w:sz="0" w:space="0" w:color="auto"/>
          </w:divBdr>
          <w:divsChild>
            <w:div w:id="1900508054">
              <w:marLeft w:val="0"/>
              <w:marRight w:val="0"/>
              <w:marTop w:val="0"/>
              <w:marBottom w:val="0"/>
              <w:divBdr>
                <w:top w:val="none" w:sz="0" w:space="0" w:color="auto"/>
                <w:left w:val="none" w:sz="0" w:space="0" w:color="auto"/>
                <w:bottom w:val="none" w:sz="0" w:space="0" w:color="auto"/>
                <w:right w:val="none" w:sz="0" w:space="0" w:color="auto"/>
              </w:divBdr>
              <w:divsChild>
                <w:div w:id="1772626613">
                  <w:marLeft w:val="0"/>
                  <w:marRight w:val="0"/>
                  <w:marTop w:val="0"/>
                  <w:marBottom w:val="0"/>
                  <w:divBdr>
                    <w:top w:val="none" w:sz="0" w:space="0" w:color="auto"/>
                    <w:left w:val="none" w:sz="0" w:space="0" w:color="auto"/>
                    <w:bottom w:val="none" w:sz="0" w:space="0" w:color="auto"/>
                    <w:right w:val="none" w:sz="0" w:space="0" w:color="auto"/>
                  </w:divBdr>
                  <w:divsChild>
                    <w:div w:id="914054512">
                      <w:marLeft w:val="0"/>
                      <w:marRight w:val="0"/>
                      <w:marTop w:val="0"/>
                      <w:marBottom w:val="0"/>
                      <w:divBdr>
                        <w:top w:val="none" w:sz="0" w:space="0" w:color="auto"/>
                        <w:left w:val="none" w:sz="0" w:space="0" w:color="auto"/>
                        <w:bottom w:val="none" w:sz="0" w:space="0" w:color="auto"/>
                        <w:right w:val="none" w:sz="0" w:space="0" w:color="auto"/>
                      </w:divBdr>
                    </w:div>
                    <w:div w:id="1199853943">
                      <w:marLeft w:val="0"/>
                      <w:marRight w:val="0"/>
                      <w:marTop w:val="0"/>
                      <w:marBottom w:val="0"/>
                      <w:divBdr>
                        <w:top w:val="none" w:sz="0" w:space="0" w:color="auto"/>
                        <w:left w:val="none" w:sz="0" w:space="0" w:color="auto"/>
                        <w:bottom w:val="none" w:sz="0" w:space="0" w:color="auto"/>
                        <w:right w:val="none" w:sz="0" w:space="0" w:color="auto"/>
                      </w:divBdr>
                    </w:div>
                    <w:div w:id="1851023744">
                      <w:marLeft w:val="0"/>
                      <w:marRight w:val="0"/>
                      <w:marTop w:val="0"/>
                      <w:marBottom w:val="0"/>
                      <w:divBdr>
                        <w:top w:val="none" w:sz="0" w:space="0" w:color="auto"/>
                        <w:left w:val="none" w:sz="0" w:space="0" w:color="auto"/>
                        <w:bottom w:val="none" w:sz="0" w:space="0" w:color="auto"/>
                        <w:right w:val="none" w:sz="0" w:space="0" w:color="auto"/>
                      </w:divBdr>
                    </w:div>
                    <w:div w:id="520356375">
                      <w:marLeft w:val="0"/>
                      <w:marRight w:val="0"/>
                      <w:marTop w:val="0"/>
                      <w:marBottom w:val="0"/>
                      <w:divBdr>
                        <w:top w:val="none" w:sz="0" w:space="0" w:color="auto"/>
                        <w:left w:val="none" w:sz="0" w:space="0" w:color="auto"/>
                        <w:bottom w:val="none" w:sz="0" w:space="0" w:color="auto"/>
                        <w:right w:val="none" w:sz="0" w:space="0" w:color="auto"/>
                      </w:divBdr>
                    </w:div>
                    <w:div w:id="1022897742">
                      <w:marLeft w:val="0"/>
                      <w:marRight w:val="0"/>
                      <w:marTop w:val="0"/>
                      <w:marBottom w:val="0"/>
                      <w:divBdr>
                        <w:top w:val="none" w:sz="0" w:space="0" w:color="auto"/>
                        <w:left w:val="none" w:sz="0" w:space="0" w:color="auto"/>
                        <w:bottom w:val="none" w:sz="0" w:space="0" w:color="auto"/>
                        <w:right w:val="none" w:sz="0" w:space="0" w:color="auto"/>
                      </w:divBdr>
                    </w:div>
                    <w:div w:id="1791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908241">
          <w:marLeft w:val="0"/>
          <w:marRight w:val="0"/>
          <w:marTop w:val="0"/>
          <w:marBottom w:val="0"/>
          <w:divBdr>
            <w:top w:val="none" w:sz="0" w:space="0" w:color="auto"/>
            <w:left w:val="none" w:sz="0" w:space="0" w:color="auto"/>
            <w:bottom w:val="none" w:sz="0" w:space="0" w:color="auto"/>
            <w:right w:val="none" w:sz="0" w:space="0" w:color="auto"/>
          </w:divBdr>
          <w:divsChild>
            <w:div w:id="1950382654">
              <w:marLeft w:val="0"/>
              <w:marRight w:val="0"/>
              <w:marTop w:val="0"/>
              <w:marBottom w:val="0"/>
              <w:divBdr>
                <w:top w:val="none" w:sz="0" w:space="0" w:color="auto"/>
                <w:left w:val="none" w:sz="0" w:space="0" w:color="auto"/>
                <w:bottom w:val="none" w:sz="0" w:space="0" w:color="auto"/>
                <w:right w:val="none" w:sz="0" w:space="0" w:color="auto"/>
              </w:divBdr>
              <w:divsChild>
                <w:div w:id="1328945683">
                  <w:marLeft w:val="0"/>
                  <w:marRight w:val="0"/>
                  <w:marTop w:val="0"/>
                  <w:marBottom w:val="0"/>
                  <w:divBdr>
                    <w:top w:val="none" w:sz="0" w:space="0" w:color="auto"/>
                    <w:left w:val="none" w:sz="0" w:space="0" w:color="auto"/>
                    <w:bottom w:val="none" w:sz="0" w:space="0" w:color="auto"/>
                    <w:right w:val="none" w:sz="0" w:space="0" w:color="auto"/>
                  </w:divBdr>
                  <w:divsChild>
                    <w:div w:id="1588995290">
                      <w:marLeft w:val="0"/>
                      <w:marRight w:val="0"/>
                      <w:marTop w:val="0"/>
                      <w:marBottom w:val="0"/>
                      <w:divBdr>
                        <w:top w:val="none" w:sz="0" w:space="0" w:color="auto"/>
                        <w:left w:val="none" w:sz="0" w:space="0" w:color="auto"/>
                        <w:bottom w:val="none" w:sz="0" w:space="0" w:color="auto"/>
                        <w:right w:val="none" w:sz="0" w:space="0" w:color="auto"/>
                      </w:divBdr>
                    </w:div>
                    <w:div w:id="1407145413">
                      <w:marLeft w:val="0"/>
                      <w:marRight w:val="0"/>
                      <w:marTop w:val="0"/>
                      <w:marBottom w:val="0"/>
                      <w:divBdr>
                        <w:top w:val="none" w:sz="0" w:space="0" w:color="auto"/>
                        <w:left w:val="none" w:sz="0" w:space="0" w:color="auto"/>
                        <w:bottom w:val="none" w:sz="0" w:space="0" w:color="auto"/>
                        <w:right w:val="none" w:sz="0" w:space="0" w:color="auto"/>
                      </w:divBdr>
                    </w:div>
                    <w:div w:id="175654589">
                      <w:marLeft w:val="0"/>
                      <w:marRight w:val="0"/>
                      <w:marTop w:val="0"/>
                      <w:marBottom w:val="0"/>
                      <w:divBdr>
                        <w:top w:val="none" w:sz="0" w:space="0" w:color="auto"/>
                        <w:left w:val="none" w:sz="0" w:space="0" w:color="auto"/>
                        <w:bottom w:val="none" w:sz="0" w:space="0" w:color="auto"/>
                        <w:right w:val="none" w:sz="0" w:space="0" w:color="auto"/>
                      </w:divBdr>
                    </w:div>
                    <w:div w:id="1698462580">
                      <w:marLeft w:val="0"/>
                      <w:marRight w:val="0"/>
                      <w:marTop w:val="0"/>
                      <w:marBottom w:val="0"/>
                      <w:divBdr>
                        <w:top w:val="none" w:sz="0" w:space="0" w:color="auto"/>
                        <w:left w:val="none" w:sz="0" w:space="0" w:color="auto"/>
                        <w:bottom w:val="none" w:sz="0" w:space="0" w:color="auto"/>
                        <w:right w:val="none" w:sz="0" w:space="0" w:color="auto"/>
                      </w:divBdr>
                    </w:div>
                    <w:div w:id="1082138127">
                      <w:marLeft w:val="0"/>
                      <w:marRight w:val="0"/>
                      <w:marTop w:val="0"/>
                      <w:marBottom w:val="0"/>
                      <w:divBdr>
                        <w:top w:val="none" w:sz="0" w:space="0" w:color="auto"/>
                        <w:left w:val="none" w:sz="0" w:space="0" w:color="auto"/>
                        <w:bottom w:val="none" w:sz="0" w:space="0" w:color="auto"/>
                        <w:right w:val="none" w:sz="0" w:space="0" w:color="auto"/>
                      </w:divBdr>
                    </w:div>
                    <w:div w:id="1156455808">
                      <w:marLeft w:val="0"/>
                      <w:marRight w:val="0"/>
                      <w:marTop w:val="0"/>
                      <w:marBottom w:val="0"/>
                      <w:divBdr>
                        <w:top w:val="none" w:sz="0" w:space="0" w:color="auto"/>
                        <w:left w:val="none" w:sz="0" w:space="0" w:color="auto"/>
                        <w:bottom w:val="none" w:sz="0" w:space="0" w:color="auto"/>
                        <w:right w:val="none" w:sz="0" w:space="0" w:color="auto"/>
                      </w:divBdr>
                    </w:div>
                    <w:div w:id="9602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15701">
      <w:bodyDiv w:val="1"/>
      <w:marLeft w:val="0"/>
      <w:marRight w:val="0"/>
      <w:marTop w:val="0"/>
      <w:marBottom w:val="0"/>
      <w:divBdr>
        <w:top w:val="none" w:sz="0" w:space="0" w:color="auto"/>
        <w:left w:val="none" w:sz="0" w:space="0" w:color="auto"/>
        <w:bottom w:val="none" w:sz="0" w:space="0" w:color="auto"/>
        <w:right w:val="none" w:sz="0" w:space="0" w:color="auto"/>
      </w:divBdr>
    </w:div>
    <w:div w:id="170217716">
      <w:bodyDiv w:val="1"/>
      <w:marLeft w:val="0"/>
      <w:marRight w:val="0"/>
      <w:marTop w:val="0"/>
      <w:marBottom w:val="0"/>
      <w:divBdr>
        <w:top w:val="none" w:sz="0" w:space="0" w:color="auto"/>
        <w:left w:val="none" w:sz="0" w:space="0" w:color="auto"/>
        <w:bottom w:val="none" w:sz="0" w:space="0" w:color="auto"/>
        <w:right w:val="none" w:sz="0" w:space="0" w:color="auto"/>
      </w:divBdr>
      <w:divsChild>
        <w:div w:id="2001496358">
          <w:marLeft w:val="0"/>
          <w:marRight w:val="0"/>
          <w:marTop w:val="0"/>
          <w:marBottom w:val="0"/>
          <w:divBdr>
            <w:top w:val="none" w:sz="0" w:space="0" w:color="auto"/>
            <w:left w:val="none" w:sz="0" w:space="0" w:color="auto"/>
            <w:bottom w:val="none" w:sz="0" w:space="0" w:color="auto"/>
            <w:right w:val="none" w:sz="0" w:space="0" w:color="auto"/>
          </w:divBdr>
          <w:divsChild>
            <w:div w:id="20255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07">
      <w:bodyDiv w:val="1"/>
      <w:marLeft w:val="0"/>
      <w:marRight w:val="0"/>
      <w:marTop w:val="0"/>
      <w:marBottom w:val="0"/>
      <w:divBdr>
        <w:top w:val="none" w:sz="0" w:space="0" w:color="auto"/>
        <w:left w:val="none" w:sz="0" w:space="0" w:color="auto"/>
        <w:bottom w:val="none" w:sz="0" w:space="0" w:color="auto"/>
        <w:right w:val="none" w:sz="0" w:space="0" w:color="auto"/>
      </w:divBdr>
      <w:divsChild>
        <w:div w:id="1279677586">
          <w:marLeft w:val="0"/>
          <w:marRight w:val="0"/>
          <w:marTop w:val="0"/>
          <w:marBottom w:val="0"/>
          <w:divBdr>
            <w:top w:val="none" w:sz="0" w:space="0" w:color="auto"/>
            <w:left w:val="none" w:sz="0" w:space="0" w:color="auto"/>
            <w:bottom w:val="none" w:sz="0" w:space="0" w:color="auto"/>
            <w:right w:val="none" w:sz="0" w:space="0" w:color="auto"/>
          </w:divBdr>
        </w:div>
      </w:divsChild>
    </w:div>
    <w:div w:id="208929087">
      <w:bodyDiv w:val="1"/>
      <w:marLeft w:val="0"/>
      <w:marRight w:val="0"/>
      <w:marTop w:val="0"/>
      <w:marBottom w:val="0"/>
      <w:divBdr>
        <w:top w:val="none" w:sz="0" w:space="0" w:color="auto"/>
        <w:left w:val="none" w:sz="0" w:space="0" w:color="auto"/>
        <w:bottom w:val="none" w:sz="0" w:space="0" w:color="auto"/>
        <w:right w:val="none" w:sz="0" w:space="0" w:color="auto"/>
      </w:divBdr>
    </w:div>
    <w:div w:id="220336587">
      <w:bodyDiv w:val="1"/>
      <w:marLeft w:val="0"/>
      <w:marRight w:val="0"/>
      <w:marTop w:val="0"/>
      <w:marBottom w:val="0"/>
      <w:divBdr>
        <w:top w:val="none" w:sz="0" w:space="0" w:color="auto"/>
        <w:left w:val="none" w:sz="0" w:space="0" w:color="auto"/>
        <w:bottom w:val="none" w:sz="0" w:space="0" w:color="auto"/>
        <w:right w:val="none" w:sz="0" w:space="0" w:color="auto"/>
      </w:divBdr>
      <w:divsChild>
        <w:div w:id="485438498">
          <w:marLeft w:val="0"/>
          <w:marRight w:val="0"/>
          <w:marTop w:val="0"/>
          <w:marBottom w:val="0"/>
          <w:divBdr>
            <w:top w:val="none" w:sz="0" w:space="0" w:color="auto"/>
            <w:left w:val="none" w:sz="0" w:space="0" w:color="auto"/>
            <w:bottom w:val="none" w:sz="0" w:space="0" w:color="auto"/>
            <w:right w:val="none" w:sz="0" w:space="0" w:color="auto"/>
          </w:divBdr>
          <w:divsChild>
            <w:div w:id="1324703044">
              <w:marLeft w:val="0"/>
              <w:marRight w:val="0"/>
              <w:marTop w:val="0"/>
              <w:marBottom w:val="0"/>
              <w:divBdr>
                <w:top w:val="none" w:sz="0" w:space="0" w:color="auto"/>
                <w:left w:val="none" w:sz="0" w:space="0" w:color="auto"/>
                <w:bottom w:val="none" w:sz="0" w:space="0" w:color="auto"/>
                <w:right w:val="none" w:sz="0" w:space="0" w:color="auto"/>
              </w:divBdr>
            </w:div>
          </w:divsChild>
        </w:div>
        <w:div w:id="867984760">
          <w:marLeft w:val="0"/>
          <w:marRight w:val="0"/>
          <w:marTop w:val="0"/>
          <w:marBottom w:val="0"/>
          <w:divBdr>
            <w:top w:val="none" w:sz="0" w:space="0" w:color="auto"/>
            <w:left w:val="none" w:sz="0" w:space="0" w:color="auto"/>
            <w:bottom w:val="none" w:sz="0" w:space="0" w:color="auto"/>
            <w:right w:val="none" w:sz="0" w:space="0" w:color="auto"/>
          </w:divBdr>
          <w:divsChild>
            <w:div w:id="2102750831">
              <w:marLeft w:val="0"/>
              <w:marRight w:val="0"/>
              <w:marTop w:val="0"/>
              <w:marBottom w:val="0"/>
              <w:divBdr>
                <w:top w:val="none" w:sz="0" w:space="0" w:color="auto"/>
                <w:left w:val="none" w:sz="0" w:space="0" w:color="auto"/>
                <w:bottom w:val="none" w:sz="0" w:space="0" w:color="auto"/>
                <w:right w:val="none" w:sz="0" w:space="0" w:color="auto"/>
              </w:divBdr>
            </w:div>
          </w:divsChild>
        </w:div>
        <w:div w:id="1323583243">
          <w:marLeft w:val="0"/>
          <w:marRight w:val="0"/>
          <w:marTop w:val="0"/>
          <w:marBottom w:val="0"/>
          <w:divBdr>
            <w:top w:val="none" w:sz="0" w:space="0" w:color="auto"/>
            <w:left w:val="none" w:sz="0" w:space="0" w:color="auto"/>
            <w:bottom w:val="none" w:sz="0" w:space="0" w:color="auto"/>
            <w:right w:val="none" w:sz="0" w:space="0" w:color="auto"/>
          </w:divBdr>
          <w:divsChild>
            <w:div w:id="13577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7835">
      <w:bodyDiv w:val="1"/>
      <w:marLeft w:val="0"/>
      <w:marRight w:val="0"/>
      <w:marTop w:val="0"/>
      <w:marBottom w:val="0"/>
      <w:divBdr>
        <w:top w:val="none" w:sz="0" w:space="0" w:color="auto"/>
        <w:left w:val="none" w:sz="0" w:space="0" w:color="auto"/>
        <w:bottom w:val="none" w:sz="0" w:space="0" w:color="auto"/>
        <w:right w:val="none" w:sz="0" w:space="0" w:color="auto"/>
      </w:divBdr>
    </w:div>
    <w:div w:id="245505687">
      <w:bodyDiv w:val="1"/>
      <w:marLeft w:val="0"/>
      <w:marRight w:val="0"/>
      <w:marTop w:val="0"/>
      <w:marBottom w:val="0"/>
      <w:divBdr>
        <w:top w:val="none" w:sz="0" w:space="0" w:color="auto"/>
        <w:left w:val="none" w:sz="0" w:space="0" w:color="auto"/>
        <w:bottom w:val="none" w:sz="0" w:space="0" w:color="auto"/>
        <w:right w:val="none" w:sz="0" w:space="0" w:color="auto"/>
      </w:divBdr>
    </w:div>
    <w:div w:id="262999796">
      <w:bodyDiv w:val="1"/>
      <w:marLeft w:val="0"/>
      <w:marRight w:val="0"/>
      <w:marTop w:val="0"/>
      <w:marBottom w:val="0"/>
      <w:divBdr>
        <w:top w:val="none" w:sz="0" w:space="0" w:color="auto"/>
        <w:left w:val="none" w:sz="0" w:space="0" w:color="auto"/>
        <w:bottom w:val="none" w:sz="0" w:space="0" w:color="auto"/>
        <w:right w:val="none" w:sz="0" w:space="0" w:color="auto"/>
      </w:divBdr>
    </w:div>
    <w:div w:id="263072253">
      <w:bodyDiv w:val="1"/>
      <w:marLeft w:val="0"/>
      <w:marRight w:val="0"/>
      <w:marTop w:val="0"/>
      <w:marBottom w:val="0"/>
      <w:divBdr>
        <w:top w:val="none" w:sz="0" w:space="0" w:color="auto"/>
        <w:left w:val="none" w:sz="0" w:space="0" w:color="auto"/>
        <w:bottom w:val="none" w:sz="0" w:space="0" w:color="auto"/>
        <w:right w:val="none" w:sz="0" w:space="0" w:color="auto"/>
      </w:divBdr>
      <w:divsChild>
        <w:div w:id="300506004">
          <w:marLeft w:val="0"/>
          <w:marRight w:val="0"/>
          <w:marTop w:val="0"/>
          <w:marBottom w:val="0"/>
          <w:divBdr>
            <w:top w:val="none" w:sz="0" w:space="0" w:color="auto"/>
            <w:left w:val="none" w:sz="0" w:space="0" w:color="auto"/>
            <w:bottom w:val="none" w:sz="0" w:space="0" w:color="auto"/>
            <w:right w:val="none" w:sz="0" w:space="0" w:color="auto"/>
          </w:divBdr>
        </w:div>
        <w:div w:id="31852725">
          <w:marLeft w:val="0"/>
          <w:marRight w:val="0"/>
          <w:marTop w:val="0"/>
          <w:marBottom w:val="0"/>
          <w:divBdr>
            <w:top w:val="none" w:sz="0" w:space="0" w:color="auto"/>
            <w:left w:val="none" w:sz="0" w:space="0" w:color="auto"/>
            <w:bottom w:val="none" w:sz="0" w:space="0" w:color="auto"/>
            <w:right w:val="none" w:sz="0" w:space="0" w:color="auto"/>
          </w:divBdr>
          <w:divsChild>
            <w:div w:id="2093772751">
              <w:marLeft w:val="0"/>
              <w:marRight w:val="0"/>
              <w:marTop w:val="0"/>
              <w:marBottom w:val="0"/>
              <w:divBdr>
                <w:top w:val="none" w:sz="0" w:space="0" w:color="auto"/>
                <w:left w:val="none" w:sz="0" w:space="0" w:color="auto"/>
                <w:bottom w:val="none" w:sz="0" w:space="0" w:color="auto"/>
                <w:right w:val="none" w:sz="0" w:space="0" w:color="auto"/>
              </w:divBdr>
              <w:divsChild>
                <w:div w:id="368384392">
                  <w:marLeft w:val="0"/>
                  <w:marRight w:val="0"/>
                  <w:marTop w:val="0"/>
                  <w:marBottom w:val="0"/>
                  <w:divBdr>
                    <w:top w:val="none" w:sz="0" w:space="0" w:color="auto"/>
                    <w:left w:val="none" w:sz="0" w:space="0" w:color="auto"/>
                    <w:bottom w:val="none" w:sz="0" w:space="0" w:color="auto"/>
                    <w:right w:val="none" w:sz="0" w:space="0" w:color="auto"/>
                  </w:divBdr>
                  <w:divsChild>
                    <w:div w:id="1301302291">
                      <w:marLeft w:val="0"/>
                      <w:marRight w:val="0"/>
                      <w:marTop w:val="0"/>
                      <w:marBottom w:val="0"/>
                      <w:divBdr>
                        <w:top w:val="none" w:sz="0" w:space="0" w:color="auto"/>
                        <w:left w:val="none" w:sz="0" w:space="0" w:color="auto"/>
                        <w:bottom w:val="none" w:sz="0" w:space="0" w:color="auto"/>
                        <w:right w:val="none" w:sz="0" w:space="0" w:color="auto"/>
                      </w:divBdr>
                    </w:div>
                    <w:div w:id="113598696">
                      <w:marLeft w:val="0"/>
                      <w:marRight w:val="0"/>
                      <w:marTop w:val="0"/>
                      <w:marBottom w:val="0"/>
                      <w:divBdr>
                        <w:top w:val="none" w:sz="0" w:space="0" w:color="auto"/>
                        <w:left w:val="none" w:sz="0" w:space="0" w:color="auto"/>
                        <w:bottom w:val="none" w:sz="0" w:space="0" w:color="auto"/>
                        <w:right w:val="none" w:sz="0" w:space="0" w:color="auto"/>
                      </w:divBdr>
                    </w:div>
                    <w:div w:id="1532262871">
                      <w:marLeft w:val="0"/>
                      <w:marRight w:val="0"/>
                      <w:marTop w:val="0"/>
                      <w:marBottom w:val="0"/>
                      <w:divBdr>
                        <w:top w:val="none" w:sz="0" w:space="0" w:color="auto"/>
                        <w:left w:val="none" w:sz="0" w:space="0" w:color="auto"/>
                        <w:bottom w:val="none" w:sz="0" w:space="0" w:color="auto"/>
                        <w:right w:val="none" w:sz="0" w:space="0" w:color="auto"/>
                      </w:divBdr>
                    </w:div>
                    <w:div w:id="1662729916">
                      <w:marLeft w:val="0"/>
                      <w:marRight w:val="0"/>
                      <w:marTop w:val="0"/>
                      <w:marBottom w:val="0"/>
                      <w:divBdr>
                        <w:top w:val="none" w:sz="0" w:space="0" w:color="auto"/>
                        <w:left w:val="none" w:sz="0" w:space="0" w:color="auto"/>
                        <w:bottom w:val="none" w:sz="0" w:space="0" w:color="auto"/>
                        <w:right w:val="none" w:sz="0" w:space="0" w:color="auto"/>
                      </w:divBdr>
                    </w:div>
                    <w:div w:id="1373381574">
                      <w:marLeft w:val="0"/>
                      <w:marRight w:val="0"/>
                      <w:marTop w:val="0"/>
                      <w:marBottom w:val="0"/>
                      <w:divBdr>
                        <w:top w:val="none" w:sz="0" w:space="0" w:color="auto"/>
                        <w:left w:val="none" w:sz="0" w:space="0" w:color="auto"/>
                        <w:bottom w:val="none" w:sz="0" w:space="0" w:color="auto"/>
                        <w:right w:val="none" w:sz="0" w:space="0" w:color="auto"/>
                      </w:divBdr>
                    </w:div>
                    <w:div w:id="1857772569">
                      <w:marLeft w:val="0"/>
                      <w:marRight w:val="0"/>
                      <w:marTop w:val="0"/>
                      <w:marBottom w:val="0"/>
                      <w:divBdr>
                        <w:top w:val="none" w:sz="0" w:space="0" w:color="auto"/>
                        <w:left w:val="none" w:sz="0" w:space="0" w:color="auto"/>
                        <w:bottom w:val="none" w:sz="0" w:space="0" w:color="auto"/>
                        <w:right w:val="none" w:sz="0" w:space="0" w:color="auto"/>
                      </w:divBdr>
                    </w:div>
                    <w:div w:id="1603954926">
                      <w:marLeft w:val="0"/>
                      <w:marRight w:val="0"/>
                      <w:marTop w:val="0"/>
                      <w:marBottom w:val="0"/>
                      <w:divBdr>
                        <w:top w:val="none" w:sz="0" w:space="0" w:color="auto"/>
                        <w:left w:val="none" w:sz="0" w:space="0" w:color="auto"/>
                        <w:bottom w:val="none" w:sz="0" w:space="0" w:color="auto"/>
                        <w:right w:val="none" w:sz="0" w:space="0" w:color="auto"/>
                      </w:divBdr>
                    </w:div>
                    <w:div w:id="324404255">
                      <w:marLeft w:val="0"/>
                      <w:marRight w:val="0"/>
                      <w:marTop w:val="0"/>
                      <w:marBottom w:val="0"/>
                      <w:divBdr>
                        <w:top w:val="none" w:sz="0" w:space="0" w:color="auto"/>
                        <w:left w:val="none" w:sz="0" w:space="0" w:color="auto"/>
                        <w:bottom w:val="none" w:sz="0" w:space="0" w:color="auto"/>
                        <w:right w:val="none" w:sz="0" w:space="0" w:color="auto"/>
                      </w:divBdr>
                    </w:div>
                    <w:div w:id="888494265">
                      <w:marLeft w:val="0"/>
                      <w:marRight w:val="0"/>
                      <w:marTop w:val="0"/>
                      <w:marBottom w:val="0"/>
                      <w:divBdr>
                        <w:top w:val="none" w:sz="0" w:space="0" w:color="auto"/>
                        <w:left w:val="none" w:sz="0" w:space="0" w:color="auto"/>
                        <w:bottom w:val="none" w:sz="0" w:space="0" w:color="auto"/>
                        <w:right w:val="none" w:sz="0" w:space="0" w:color="auto"/>
                      </w:divBdr>
                    </w:div>
                    <w:div w:id="14491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49835">
      <w:bodyDiv w:val="1"/>
      <w:marLeft w:val="0"/>
      <w:marRight w:val="0"/>
      <w:marTop w:val="0"/>
      <w:marBottom w:val="0"/>
      <w:divBdr>
        <w:top w:val="none" w:sz="0" w:space="0" w:color="auto"/>
        <w:left w:val="none" w:sz="0" w:space="0" w:color="auto"/>
        <w:bottom w:val="none" w:sz="0" w:space="0" w:color="auto"/>
        <w:right w:val="none" w:sz="0" w:space="0" w:color="auto"/>
      </w:divBdr>
    </w:div>
    <w:div w:id="265888187">
      <w:bodyDiv w:val="1"/>
      <w:marLeft w:val="0"/>
      <w:marRight w:val="0"/>
      <w:marTop w:val="0"/>
      <w:marBottom w:val="0"/>
      <w:divBdr>
        <w:top w:val="none" w:sz="0" w:space="0" w:color="auto"/>
        <w:left w:val="none" w:sz="0" w:space="0" w:color="auto"/>
        <w:bottom w:val="none" w:sz="0" w:space="0" w:color="auto"/>
        <w:right w:val="none" w:sz="0" w:space="0" w:color="auto"/>
      </w:divBdr>
    </w:div>
    <w:div w:id="297760604">
      <w:bodyDiv w:val="1"/>
      <w:marLeft w:val="0"/>
      <w:marRight w:val="0"/>
      <w:marTop w:val="0"/>
      <w:marBottom w:val="0"/>
      <w:divBdr>
        <w:top w:val="none" w:sz="0" w:space="0" w:color="auto"/>
        <w:left w:val="none" w:sz="0" w:space="0" w:color="auto"/>
        <w:bottom w:val="none" w:sz="0" w:space="0" w:color="auto"/>
        <w:right w:val="none" w:sz="0" w:space="0" w:color="auto"/>
      </w:divBdr>
    </w:div>
    <w:div w:id="311445411">
      <w:bodyDiv w:val="1"/>
      <w:marLeft w:val="0"/>
      <w:marRight w:val="0"/>
      <w:marTop w:val="0"/>
      <w:marBottom w:val="0"/>
      <w:divBdr>
        <w:top w:val="none" w:sz="0" w:space="0" w:color="auto"/>
        <w:left w:val="none" w:sz="0" w:space="0" w:color="auto"/>
        <w:bottom w:val="none" w:sz="0" w:space="0" w:color="auto"/>
        <w:right w:val="none" w:sz="0" w:space="0" w:color="auto"/>
      </w:divBdr>
    </w:div>
    <w:div w:id="348336616">
      <w:bodyDiv w:val="1"/>
      <w:marLeft w:val="0"/>
      <w:marRight w:val="0"/>
      <w:marTop w:val="0"/>
      <w:marBottom w:val="0"/>
      <w:divBdr>
        <w:top w:val="none" w:sz="0" w:space="0" w:color="auto"/>
        <w:left w:val="none" w:sz="0" w:space="0" w:color="auto"/>
        <w:bottom w:val="none" w:sz="0" w:space="0" w:color="auto"/>
        <w:right w:val="none" w:sz="0" w:space="0" w:color="auto"/>
      </w:divBdr>
      <w:divsChild>
        <w:div w:id="2039774637">
          <w:marLeft w:val="0"/>
          <w:marRight w:val="0"/>
          <w:marTop w:val="0"/>
          <w:marBottom w:val="0"/>
          <w:divBdr>
            <w:top w:val="none" w:sz="0" w:space="0" w:color="auto"/>
            <w:left w:val="none" w:sz="0" w:space="0" w:color="auto"/>
            <w:bottom w:val="none" w:sz="0" w:space="0" w:color="auto"/>
            <w:right w:val="none" w:sz="0" w:space="0" w:color="auto"/>
          </w:divBdr>
          <w:divsChild>
            <w:div w:id="7355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0672">
      <w:bodyDiv w:val="1"/>
      <w:marLeft w:val="0"/>
      <w:marRight w:val="0"/>
      <w:marTop w:val="0"/>
      <w:marBottom w:val="0"/>
      <w:divBdr>
        <w:top w:val="none" w:sz="0" w:space="0" w:color="auto"/>
        <w:left w:val="none" w:sz="0" w:space="0" w:color="auto"/>
        <w:bottom w:val="none" w:sz="0" w:space="0" w:color="auto"/>
        <w:right w:val="none" w:sz="0" w:space="0" w:color="auto"/>
      </w:divBdr>
    </w:div>
    <w:div w:id="370693622">
      <w:bodyDiv w:val="1"/>
      <w:marLeft w:val="0"/>
      <w:marRight w:val="0"/>
      <w:marTop w:val="0"/>
      <w:marBottom w:val="0"/>
      <w:divBdr>
        <w:top w:val="none" w:sz="0" w:space="0" w:color="auto"/>
        <w:left w:val="none" w:sz="0" w:space="0" w:color="auto"/>
        <w:bottom w:val="none" w:sz="0" w:space="0" w:color="auto"/>
        <w:right w:val="none" w:sz="0" w:space="0" w:color="auto"/>
      </w:divBdr>
    </w:div>
    <w:div w:id="397097270">
      <w:bodyDiv w:val="1"/>
      <w:marLeft w:val="0"/>
      <w:marRight w:val="0"/>
      <w:marTop w:val="0"/>
      <w:marBottom w:val="0"/>
      <w:divBdr>
        <w:top w:val="none" w:sz="0" w:space="0" w:color="auto"/>
        <w:left w:val="none" w:sz="0" w:space="0" w:color="auto"/>
        <w:bottom w:val="none" w:sz="0" w:space="0" w:color="auto"/>
        <w:right w:val="none" w:sz="0" w:space="0" w:color="auto"/>
      </w:divBdr>
      <w:divsChild>
        <w:div w:id="346978943">
          <w:marLeft w:val="0"/>
          <w:marRight w:val="0"/>
          <w:marTop w:val="0"/>
          <w:marBottom w:val="0"/>
          <w:divBdr>
            <w:top w:val="none" w:sz="0" w:space="0" w:color="auto"/>
            <w:left w:val="none" w:sz="0" w:space="0" w:color="auto"/>
            <w:bottom w:val="none" w:sz="0" w:space="0" w:color="auto"/>
            <w:right w:val="none" w:sz="0" w:space="0" w:color="auto"/>
          </w:divBdr>
          <w:divsChild>
            <w:div w:id="11118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9033">
      <w:bodyDiv w:val="1"/>
      <w:marLeft w:val="0"/>
      <w:marRight w:val="0"/>
      <w:marTop w:val="0"/>
      <w:marBottom w:val="0"/>
      <w:divBdr>
        <w:top w:val="none" w:sz="0" w:space="0" w:color="auto"/>
        <w:left w:val="none" w:sz="0" w:space="0" w:color="auto"/>
        <w:bottom w:val="none" w:sz="0" w:space="0" w:color="auto"/>
        <w:right w:val="none" w:sz="0" w:space="0" w:color="auto"/>
      </w:divBdr>
    </w:div>
    <w:div w:id="421878809">
      <w:bodyDiv w:val="1"/>
      <w:marLeft w:val="0"/>
      <w:marRight w:val="0"/>
      <w:marTop w:val="0"/>
      <w:marBottom w:val="0"/>
      <w:divBdr>
        <w:top w:val="none" w:sz="0" w:space="0" w:color="auto"/>
        <w:left w:val="none" w:sz="0" w:space="0" w:color="auto"/>
        <w:bottom w:val="none" w:sz="0" w:space="0" w:color="auto"/>
        <w:right w:val="none" w:sz="0" w:space="0" w:color="auto"/>
      </w:divBdr>
    </w:div>
    <w:div w:id="444933294">
      <w:bodyDiv w:val="1"/>
      <w:marLeft w:val="0"/>
      <w:marRight w:val="0"/>
      <w:marTop w:val="0"/>
      <w:marBottom w:val="0"/>
      <w:divBdr>
        <w:top w:val="none" w:sz="0" w:space="0" w:color="auto"/>
        <w:left w:val="none" w:sz="0" w:space="0" w:color="auto"/>
        <w:bottom w:val="none" w:sz="0" w:space="0" w:color="auto"/>
        <w:right w:val="none" w:sz="0" w:space="0" w:color="auto"/>
      </w:divBdr>
    </w:div>
    <w:div w:id="451091656">
      <w:bodyDiv w:val="1"/>
      <w:marLeft w:val="0"/>
      <w:marRight w:val="0"/>
      <w:marTop w:val="0"/>
      <w:marBottom w:val="0"/>
      <w:divBdr>
        <w:top w:val="none" w:sz="0" w:space="0" w:color="auto"/>
        <w:left w:val="none" w:sz="0" w:space="0" w:color="auto"/>
        <w:bottom w:val="none" w:sz="0" w:space="0" w:color="auto"/>
        <w:right w:val="none" w:sz="0" w:space="0" w:color="auto"/>
      </w:divBdr>
      <w:divsChild>
        <w:div w:id="2025666080">
          <w:marLeft w:val="450"/>
          <w:marRight w:val="450"/>
          <w:marTop w:val="0"/>
          <w:marBottom w:val="0"/>
          <w:divBdr>
            <w:top w:val="none" w:sz="0" w:space="0" w:color="auto"/>
            <w:left w:val="none" w:sz="0" w:space="0" w:color="auto"/>
            <w:bottom w:val="none" w:sz="0" w:space="0" w:color="auto"/>
            <w:right w:val="none" w:sz="0" w:space="0" w:color="auto"/>
          </w:divBdr>
        </w:div>
        <w:div w:id="1918175237">
          <w:marLeft w:val="450"/>
          <w:marRight w:val="450"/>
          <w:marTop w:val="0"/>
          <w:marBottom w:val="0"/>
          <w:divBdr>
            <w:top w:val="none" w:sz="0" w:space="0" w:color="auto"/>
            <w:left w:val="none" w:sz="0" w:space="0" w:color="auto"/>
            <w:bottom w:val="none" w:sz="0" w:space="0" w:color="auto"/>
            <w:right w:val="none" w:sz="0" w:space="0" w:color="auto"/>
          </w:divBdr>
        </w:div>
        <w:div w:id="628585858">
          <w:marLeft w:val="450"/>
          <w:marRight w:val="450"/>
          <w:marTop w:val="0"/>
          <w:marBottom w:val="0"/>
          <w:divBdr>
            <w:top w:val="none" w:sz="0" w:space="0" w:color="auto"/>
            <w:left w:val="none" w:sz="0" w:space="0" w:color="auto"/>
            <w:bottom w:val="none" w:sz="0" w:space="0" w:color="auto"/>
            <w:right w:val="none" w:sz="0" w:space="0" w:color="auto"/>
          </w:divBdr>
        </w:div>
        <w:div w:id="564026181">
          <w:marLeft w:val="450"/>
          <w:marRight w:val="450"/>
          <w:marTop w:val="0"/>
          <w:marBottom w:val="0"/>
          <w:divBdr>
            <w:top w:val="none" w:sz="0" w:space="0" w:color="auto"/>
            <w:left w:val="none" w:sz="0" w:space="0" w:color="auto"/>
            <w:bottom w:val="none" w:sz="0" w:space="0" w:color="auto"/>
            <w:right w:val="none" w:sz="0" w:space="0" w:color="auto"/>
          </w:divBdr>
        </w:div>
      </w:divsChild>
    </w:div>
    <w:div w:id="469055681">
      <w:bodyDiv w:val="1"/>
      <w:marLeft w:val="0"/>
      <w:marRight w:val="0"/>
      <w:marTop w:val="0"/>
      <w:marBottom w:val="0"/>
      <w:divBdr>
        <w:top w:val="none" w:sz="0" w:space="0" w:color="auto"/>
        <w:left w:val="none" w:sz="0" w:space="0" w:color="auto"/>
        <w:bottom w:val="none" w:sz="0" w:space="0" w:color="auto"/>
        <w:right w:val="none" w:sz="0" w:space="0" w:color="auto"/>
      </w:divBdr>
      <w:divsChild>
        <w:div w:id="1741707638">
          <w:marLeft w:val="0"/>
          <w:marRight w:val="0"/>
          <w:marTop w:val="0"/>
          <w:marBottom w:val="0"/>
          <w:divBdr>
            <w:top w:val="none" w:sz="0" w:space="0" w:color="auto"/>
            <w:left w:val="none" w:sz="0" w:space="0" w:color="auto"/>
            <w:bottom w:val="none" w:sz="0" w:space="0" w:color="auto"/>
            <w:right w:val="none" w:sz="0" w:space="0" w:color="auto"/>
          </w:divBdr>
        </w:div>
      </w:divsChild>
    </w:div>
    <w:div w:id="476726119">
      <w:bodyDiv w:val="1"/>
      <w:marLeft w:val="0"/>
      <w:marRight w:val="0"/>
      <w:marTop w:val="0"/>
      <w:marBottom w:val="0"/>
      <w:divBdr>
        <w:top w:val="none" w:sz="0" w:space="0" w:color="auto"/>
        <w:left w:val="none" w:sz="0" w:space="0" w:color="auto"/>
        <w:bottom w:val="none" w:sz="0" w:space="0" w:color="auto"/>
        <w:right w:val="none" w:sz="0" w:space="0" w:color="auto"/>
      </w:divBdr>
    </w:div>
    <w:div w:id="478115976">
      <w:bodyDiv w:val="1"/>
      <w:marLeft w:val="0"/>
      <w:marRight w:val="0"/>
      <w:marTop w:val="0"/>
      <w:marBottom w:val="0"/>
      <w:divBdr>
        <w:top w:val="none" w:sz="0" w:space="0" w:color="auto"/>
        <w:left w:val="none" w:sz="0" w:space="0" w:color="auto"/>
        <w:bottom w:val="none" w:sz="0" w:space="0" w:color="auto"/>
        <w:right w:val="none" w:sz="0" w:space="0" w:color="auto"/>
      </w:divBdr>
    </w:div>
    <w:div w:id="509834250">
      <w:bodyDiv w:val="1"/>
      <w:marLeft w:val="0"/>
      <w:marRight w:val="0"/>
      <w:marTop w:val="0"/>
      <w:marBottom w:val="0"/>
      <w:divBdr>
        <w:top w:val="none" w:sz="0" w:space="0" w:color="auto"/>
        <w:left w:val="none" w:sz="0" w:space="0" w:color="auto"/>
        <w:bottom w:val="none" w:sz="0" w:space="0" w:color="auto"/>
        <w:right w:val="none" w:sz="0" w:space="0" w:color="auto"/>
      </w:divBdr>
    </w:div>
    <w:div w:id="551618399">
      <w:bodyDiv w:val="1"/>
      <w:marLeft w:val="0"/>
      <w:marRight w:val="0"/>
      <w:marTop w:val="0"/>
      <w:marBottom w:val="0"/>
      <w:divBdr>
        <w:top w:val="none" w:sz="0" w:space="0" w:color="auto"/>
        <w:left w:val="none" w:sz="0" w:space="0" w:color="auto"/>
        <w:bottom w:val="none" w:sz="0" w:space="0" w:color="auto"/>
        <w:right w:val="none" w:sz="0" w:space="0" w:color="auto"/>
      </w:divBdr>
    </w:div>
    <w:div w:id="573203717">
      <w:bodyDiv w:val="1"/>
      <w:marLeft w:val="0"/>
      <w:marRight w:val="0"/>
      <w:marTop w:val="0"/>
      <w:marBottom w:val="0"/>
      <w:divBdr>
        <w:top w:val="none" w:sz="0" w:space="0" w:color="auto"/>
        <w:left w:val="none" w:sz="0" w:space="0" w:color="auto"/>
        <w:bottom w:val="none" w:sz="0" w:space="0" w:color="auto"/>
        <w:right w:val="none" w:sz="0" w:space="0" w:color="auto"/>
      </w:divBdr>
    </w:div>
    <w:div w:id="574555416">
      <w:bodyDiv w:val="1"/>
      <w:marLeft w:val="0"/>
      <w:marRight w:val="0"/>
      <w:marTop w:val="0"/>
      <w:marBottom w:val="0"/>
      <w:divBdr>
        <w:top w:val="none" w:sz="0" w:space="0" w:color="auto"/>
        <w:left w:val="none" w:sz="0" w:space="0" w:color="auto"/>
        <w:bottom w:val="none" w:sz="0" w:space="0" w:color="auto"/>
        <w:right w:val="none" w:sz="0" w:space="0" w:color="auto"/>
      </w:divBdr>
      <w:divsChild>
        <w:div w:id="586619513">
          <w:marLeft w:val="0"/>
          <w:marRight w:val="0"/>
          <w:marTop w:val="0"/>
          <w:marBottom w:val="0"/>
          <w:divBdr>
            <w:top w:val="none" w:sz="0" w:space="0" w:color="auto"/>
            <w:left w:val="none" w:sz="0" w:space="0" w:color="auto"/>
            <w:bottom w:val="none" w:sz="0" w:space="0" w:color="auto"/>
            <w:right w:val="none" w:sz="0" w:space="0" w:color="auto"/>
          </w:divBdr>
        </w:div>
        <w:div w:id="1439908076">
          <w:marLeft w:val="0"/>
          <w:marRight w:val="0"/>
          <w:marTop w:val="0"/>
          <w:marBottom w:val="0"/>
          <w:divBdr>
            <w:top w:val="none" w:sz="0" w:space="0" w:color="auto"/>
            <w:left w:val="none" w:sz="0" w:space="0" w:color="auto"/>
            <w:bottom w:val="none" w:sz="0" w:space="0" w:color="auto"/>
            <w:right w:val="none" w:sz="0" w:space="0" w:color="auto"/>
          </w:divBdr>
          <w:divsChild>
            <w:div w:id="1341735542">
              <w:marLeft w:val="0"/>
              <w:marRight w:val="0"/>
              <w:marTop w:val="0"/>
              <w:marBottom w:val="0"/>
              <w:divBdr>
                <w:top w:val="none" w:sz="0" w:space="0" w:color="auto"/>
                <w:left w:val="none" w:sz="0" w:space="0" w:color="auto"/>
                <w:bottom w:val="none" w:sz="0" w:space="0" w:color="auto"/>
                <w:right w:val="none" w:sz="0" w:space="0" w:color="auto"/>
              </w:divBdr>
              <w:divsChild>
                <w:div w:id="1993826279">
                  <w:marLeft w:val="0"/>
                  <w:marRight w:val="0"/>
                  <w:marTop w:val="0"/>
                  <w:marBottom w:val="0"/>
                  <w:divBdr>
                    <w:top w:val="none" w:sz="0" w:space="0" w:color="auto"/>
                    <w:left w:val="none" w:sz="0" w:space="0" w:color="auto"/>
                    <w:bottom w:val="none" w:sz="0" w:space="0" w:color="auto"/>
                    <w:right w:val="none" w:sz="0" w:space="0" w:color="auto"/>
                  </w:divBdr>
                  <w:divsChild>
                    <w:div w:id="613942409">
                      <w:marLeft w:val="0"/>
                      <w:marRight w:val="0"/>
                      <w:marTop w:val="0"/>
                      <w:marBottom w:val="0"/>
                      <w:divBdr>
                        <w:top w:val="none" w:sz="0" w:space="0" w:color="auto"/>
                        <w:left w:val="none" w:sz="0" w:space="0" w:color="auto"/>
                        <w:bottom w:val="none" w:sz="0" w:space="0" w:color="auto"/>
                        <w:right w:val="none" w:sz="0" w:space="0" w:color="auto"/>
                      </w:divBdr>
                    </w:div>
                    <w:div w:id="1950818183">
                      <w:marLeft w:val="0"/>
                      <w:marRight w:val="0"/>
                      <w:marTop w:val="0"/>
                      <w:marBottom w:val="0"/>
                      <w:divBdr>
                        <w:top w:val="none" w:sz="0" w:space="0" w:color="auto"/>
                        <w:left w:val="none" w:sz="0" w:space="0" w:color="auto"/>
                        <w:bottom w:val="none" w:sz="0" w:space="0" w:color="auto"/>
                        <w:right w:val="none" w:sz="0" w:space="0" w:color="auto"/>
                      </w:divBdr>
                    </w:div>
                    <w:div w:id="571736724">
                      <w:marLeft w:val="0"/>
                      <w:marRight w:val="0"/>
                      <w:marTop w:val="0"/>
                      <w:marBottom w:val="0"/>
                      <w:divBdr>
                        <w:top w:val="none" w:sz="0" w:space="0" w:color="auto"/>
                        <w:left w:val="none" w:sz="0" w:space="0" w:color="auto"/>
                        <w:bottom w:val="none" w:sz="0" w:space="0" w:color="auto"/>
                        <w:right w:val="none" w:sz="0" w:space="0" w:color="auto"/>
                      </w:divBdr>
                    </w:div>
                    <w:div w:id="1668285097">
                      <w:marLeft w:val="0"/>
                      <w:marRight w:val="0"/>
                      <w:marTop w:val="0"/>
                      <w:marBottom w:val="0"/>
                      <w:divBdr>
                        <w:top w:val="none" w:sz="0" w:space="0" w:color="auto"/>
                        <w:left w:val="none" w:sz="0" w:space="0" w:color="auto"/>
                        <w:bottom w:val="none" w:sz="0" w:space="0" w:color="auto"/>
                        <w:right w:val="none" w:sz="0" w:space="0" w:color="auto"/>
                      </w:divBdr>
                    </w:div>
                    <w:div w:id="348526114">
                      <w:marLeft w:val="0"/>
                      <w:marRight w:val="0"/>
                      <w:marTop w:val="0"/>
                      <w:marBottom w:val="0"/>
                      <w:divBdr>
                        <w:top w:val="none" w:sz="0" w:space="0" w:color="auto"/>
                        <w:left w:val="none" w:sz="0" w:space="0" w:color="auto"/>
                        <w:bottom w:val="none" w:sz="0" w:space="0" w:color="auto"/>
                        <w:right w:val="none" w:sz="0" w:space="0" w:color="auto"/>
                      </w:divBdr>
                    </w:div>
                    <w:div w:id="409617250">
                      <w:marLeft w:val="0"/>
                      <w:marRight w:val="0"/>
                      <w:marTop w:val="0"/>
                      <w:marBottom w:val="0"/>
                      <w:divBdr>
                        <w:top w:val="none" w:sz="0" w:space="0" w:color="auto"/>
                        <w:left w:val="none" w:sz="0" w:space="0" w:color="auto"/>
                        <w:bottom w:val="none" w:sz="0" w:space="0" w:color="auto"/>
                        <w:right w:val="none" w:sz="0" w:space="0" w:color="auto"/>
                      </w:divBdr>
                    </w:div>
                    <w:div w:id="3605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530938">
          <w:marLeft w:val="0"/>
          <w:marRight w:val="0"/>
          <w:marTop w:val="0"/>
          <w:marBottom w:val="0"/>
          <w:divBdr>
            <w:top w:val="none" w:sz="0" w:space="0" w:color="auto"/>
            <w:left w:val="none" w:sz="0" w:space="0" w:color="auto"/>
            <w:bottom w:val="none" w:sz="0" w:space="0" w:color="auto"/>
            <w:right w:val="none" w:sz="0" w:space="0" w:color="auto"/>
          </w:divBdr>
          <w:divsChild>
            <w:div w:id="1222131477">
              <w:marLeft w:val="0"/>
              <w:marRight w:val="0"/>
              <w:marTop w:val="0"/>
              <w:marBottom w:val="0"/>
              <w:divBdr>
                <w:top w:val="none" w:sz="0" w:space="0" w:color="auto"/>
                <w:left w:val="none" w:sz="0" w:space="0" w:color="auto"/>
                <w:bottom w:val="none" w:sz="0" w:space="0" w:color="auto"/>
                <w:right w:val="none" w:sz="0" w:space="0" w:color="auto"/>
              </w:divBdr>
              <w:divsChild>
                <w:div w:id="2072725608">
                  <w:marLeft w:val="0"/>
                  <w:marRight w:val="0"/>
                  <w:marTop w:val="0"/>
                  <w:marBottom w:val="0"/>
                  <w:divBdr>
                    <w:top w:val="none" w:sz="0" w:space="0" w:color="auto"/>
                    <w:left w:val="none" w:sz="0" w:space="0" w:color="auto"/>
                    <w:bottom w:val="none" w:sz="0" w:space="0" w:color="auto"/>
                    <w:right w:val="none" w:sz="0" w:space="0" w:color="auto"/>
                  </w:divBdr>
                  <w:divsChild>
                    <w:div w:id="827746907">
                      <w:marLeft w:val="0"/>
                      <w:marRight w:val="0"/>
                      <w:marTop w:val="0"/>
                      <w:marBottom w:val="0"/>
                      <w:divBdr>
                        <w:top w:val="none" w:sz="0" w:space="0" w:color="auto"/>
                        <w:left w:val="none" w:sz="0" w:space="0" w:color="auto"/>
                        <w:bottom w:val="none" w:sz="0" w:space="0" w:color="auto"/>
                        <w:right w:val="none" w:sz="0" w:space="0" w:color="auto"/>
                      </w:divBdr>
                    </w:div>
                    <w:div w:id="1277248556">
                      <w:marLeft w:val="0"/>
                      <w:marRight w:val="0"/>
                      <w:marTop w:val="0"/>
                      <w:marBottom w:val="0"/>
                      <w:divBdr>
                        <w:top w:val="none" w:sz="0" w:space="0" w:color="auto"/>
                        <w:left w:val="none" w:sz="0" w:space="0" w:color="auto"/>
                        <w:bottom w:val="none" w:sz="0" w:space="0" w:color="auto"/>
                        <w:right w:val="none" w:sz="0" w:space="0" w:color="auto"/>
                      </w:divBdr>
                    </w:div>
                    <w:div w:id="1651059952">
                      <w:marLeft w:val="0"/>
                      <w:marRight w:val="0"/>
                      <w:marTop w:val="0"/>
                      <w:marBottom w:val="0"/>
                      <w:divBdr>
                        <w:top w:val="none" w:sz="0" w:space="0" w:color="auto"/>
                        <w:left w:val="none" w:sz="0" w:space="0" w:color="auto"/>
                        <w:bottom w:val="none" w:sz="0" w:space="0" w:color="auto"/>
                        <w:right w:val="none" w:sz="0" w:space="0" w:color="auto"/>
                      </w:divBdr>
                    </w:div>
                    <w:div w:id="2147233027">
                      <w:marLeft w:val="0"/>
                      <w:marRight w:val="0"/>
                      <w:marTop w:val="0"/>
                      <w:marBottom w:val="0"/>
                      <w:divBdr>
                        <w:top w:val="none" w:sz="0" w:space="0" w:color="auto"/>
                        <w:left w:val="none" w:sz="0" w:space="0" w:color="auto"/>
                        <w:bottom w:val="none" w:sz="0" w:space="0" w:color="auto"/>
                        <w:right w:val="none" w:sz="0" w:space="0" w:color="auto"/>
                      </w:divBdr>
                    </w:div>
                    <w:div w:id="1531842914">
                      <w:marLeft w:val="0"/>
                      <w:marRight w:val="0"/>
                      <w:marTop w:val="0"/>
                      <w:marBottom w:val="0"/>
                      <w:divBdr>
                        <w:top w:val="none" w:sz="0" w:space="0" w:color="auto"/>
                        <w:left w:val="none" w:sz="0" w:space="0" w:color="auto"/>
                        <w:bottom w:val="none" w:sz="0" w:space="0" w:color="auto"/>
                        <w:right w:val="none" w:sz="0" w:space="0" w:color="auto"/>
                      </w:divBdr>
                    </w:div>
                    <w:div w:id="1624075318">
                      <w:marLeft w:val="0"/>
                      <w:marRight w:val="0"/>
                      <w:marTop w:val="0"/>
                      <w:marBottom w:val="0"/>
                      <w:divBdr>
                        <w:top w:val="none" w:sz="0" w:space="0" w:color="auto"/>
                        <w:left w:val="none" w:sz="0" w:space="0" w:color="auto"/>
                        <w:bottom w:val="none" w:sz="0" w:space="0" w:color="auto"/>
                        <w:right w:val="none" w:sz="0" w:space="0" w:color="auto"/>
                      </w:divBdr>
                    </w:div>
                    <w:div w:id="21044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97654">
          <w:marLeft w:val="0"/>
          <w:marRight w:val="0"/>
          <w:marTop w:val="0"/>
          <w:marBottom w:val="0"/>
          <w:divBdr>
            <w:top w:val="none" w:sz="0" w:space="0" w:color="auto"/>
            <w:left w:val="none" w:sz="0" w:space="0" w:color="auto"/>
            <w:bottom w:val="none" w:sz="0" w:space="0" w:color="auto"/>
            <w:right w:val="none" w:sz="0" w:space="0" w:color="auto"/>
          </w:divBdr>
          <w:divsChild>
            <w:div w:id="1860854330">
              <w:marLeft w:val="0"/>
              <w:marRight w:val="0"/>
              <w:marTop w:val="0"/>
              <w:marBottom w:val="0"/>
              <w:divBdr>
                <w:top w:val="none" w:sz="0" w:space="0" w:color="auto"/>
                <w:left w:val="none" w:sz="0" w:space="0" w:color="auto"/>
                <w:bottom w:val="none" w:sz="0" w:space="0" w:color="auto"/>
                <w:right w:val="none" w:sz="0" w:space="0" w:color="auto"/>
              </w:divBdr>
              <w:divsChild>
                <w:div w:id="1786194613">
                  <w:marLeft w:val="0"/>
                  <w:marRight w:val="0"/>
                  <w:marTop w:val="0"/>
                  <w:marBottom w:val="0"/>
                  <w:divBdr>
                    <w:top w:val="none" w:sz="0" w:space="0" w:color="auto"/>
                    <w:left w:val="none" w:sz="0" w:space="0" w:color="auto"/>
                    <w:bottom w:val="none" w:sz="0" w:space="0" w:color="auto"/>
                    <w:right w:val="none" w:sz="0" w:space="0" w:color="auto"/>
                  </w:divBdr>
                  <w:divsChild>
                    <w:div w:id="629751541">
                      <w:marLeft w:val="0"/>
                      <w:marRight w:val="0"/>
                      <w:marTop w:val="0"/>
                      <w:marBottom w:val="0"/>
                      <w:divBdr>
                        <w:top w:val="none" w:sz="0" w:space="0" w:color="auto"/>
                        <w:left w:val="none" w:sz="0" w:space="0" w:color="auto"/>
                        <w:bottom w:val="none" w:sz="0" w:space="0" w:color="auto"/>
                        <w:right w:val="none" w:sz="0" w:space="0" w:color="auto"/>
                      </w:divBdr>
                    </w:div>
                    <w:div w:id="1531334611">
                      <w:marLeft w:val="0"/>
                      <w:marRight w:val="0"/>
                      <w:marTop w:val="0"/>
                      <w:marBottom w:val="0"/>
                      <w:divBdr>
                        <w:top w:val="none" w:sz="0" w:space="0" w:color="auto"/>
                        <w:left w:val="none" w:sz="0" w:space="0" w:color="auto"/>
                        <w:bottom w:val="none" w:sz="0" w:space="0" w:color="auto"/>
                        <w:right w:val="none" w:sz="0" w:space="0" w:color="auto"/>
                      </w:divBdr>
                    </w:div>
                    <w:div w:id="1793205741">
                      <w:marLeft w:val="0"/>
                      <w:marRight w:val="0"/>
                      <w:marTop w:val="0"/>
                      <w:marBottom w:val="0"/>
                      <w:divBdr>
                        <w:top w:val="none" w:sz="0" w:space="0" w:color="auto"/>
                        <w:left w:val="none" w:sz="0" w:space="0" w:color="auto"/>
                        <w:bottom w:val="none" w:sz="0" w:space="0" w:color="auto"/>
                        <w:right w:val="none" w:sz="0" w:space="0" w:color="auto"/>
                      </w:divBdr>
                    </w:div>
                    <w:div w:id="352808642">
                      <w:marLeft w:val="0"/>
                      <w:marRight w:val="0"/>
                      <w:marTop w:val="0"/>
                      <w:marBottom w:val="0"/>
                      <w:divBdr>
                        <w:top w:val="none" w:sz="0" w:space="0" w:color="auto"/>
                        <w:left w:val="none" w:sz="0" w:space="0" w:color="auto"/>
                        <w:bottom w:val="none" w:sz="0" w:space="0" w:color="auto"/>
                        <w:right w:val="none" w:sz="0" w:space="0" w:color="auto"/>
                      </w:divBdr>
                    </w:div>
                    <w:div w:id="517282666">
                      <w:marLeft w:val="0"/>
                      <w:marRight w:val="0"/>
                      <w:marTop w:val="0"/>
                      <w:marBottom w:val="0"/>
                      <w:divBdr>
                        <w:top w:val="none" w:sz="0" w:space="0" w:color="auto"/>
                        <w:left w:val="none" w:sz="0" w:space="0" w:color="auto"/>
                        <w:bottom w:val="none" w:sz="0" w:space="0" w:color="auto"/>
                        <w:right w:val="none" w:sz="0" w:space="0" w:color="auto"/>
                      </w:divBdr>
                    </w:div>
                    <w:div w:id="1056393556">
                      <w:marLeft w:val="0"/>
                      <w:marRight w:val="0"/>
                      <w:marTop w:val="0"/>
                      <w:marBottom w:val="0"/>
                      <w:divBdr>
                        <w:top w:val="none" w:sz="0" w:space="0" w:color="auto"/>
                        <w:left w:val="none" w:sz="0" w:space="0" w:color="auto"/>
                        <w:bottom w:val="none" w:sz="0" w:space="0" w:color="auto"/>
                        <w:right w:val="none" w:sz="0" w:space="0" w:color="auto"/>
                      </w:divBdr>
                    </w:div>
                    <w:div w:id="952323217">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1275595366">
                      <w:marLeft w:val="0"/>
                      <w:marRight w:val="0"/>
                      <w:marTop w:val="0"/>
                      <w:marBottom w:val="0"/>
                      <w:divBdr>
                        <w:top w:val="none" w:sz="0" w:space="0" w:color="auto"/>
                        <w:left w:val="none" w:sz="0" w:space="0" w:color="auto"/>
                        <w:bottom w:val="none" w:sz="0" w:space="0" w:color="auto"/>
                        <w:right w:val="none" w:sz="0" w:space="0" w:color="auto"/>
                      </w:divBdr>
                    </w:div>
                    <w:div w:id="1843083255">
                      <w:marLeft w:val="0"/>
                      <w:marRight w:val="0"/>
                      <w:marTop w:val="0"/>
                      <w:marBottom w:val="0"/>
                      <w:divBdr>
                        <w:top w:val="none" w:sz="0" w:space="0" w:color="auto"/>
                        <w:left w:val="none" w:sz="0" w:space="0" w:color="auto"/>
                        <w:bottom w:val="none" w:sz="0" w:space="0" w:color="auto"/>
                        <w:right w:val="none" w:sz="0" w:space="0" w:color="auto"/>
                      </w:divBdr>
                    </w:div>
                    <w:div w:id="401176911">
                      <w:marLeft w:val="0"/>
                      <w:marRight w:val="0"/>
                      <w:marTop w:val="0"/>
                      <w:marBottom w:val="0"/>
                      <w:divBdr>
                        <w:top w:val="none" w:sz="0" w:space="0" w:color="auto"/>
                        <w:left w:val="none" w:sz="0" w:space="0" w:color="auto"/>
                        <w:bottom w:val="none" w:sz="0" w:space="0" w:color="auto"/>
                        <w:right w:val="none" w:sz="0" w:space="0" w:color="auto"/>
                      </w:divBdr>
                    </w:div>
                    <w:div w:id="2050253505">
                      <w:marLeft w:val="0"/>
                      <w:marRight w:val="0"/>
                      <w:marTop w:val="0"/>
                      <w:marBottom w:val="0"/>
                      <w:divBdr>
                        <w:top w:val="none" w:sz="0" w:space="0" w:color="auto"/>
                        <w:left w:val="none" w:sz="0" w:space="0" w:color="auto"/>
                        <w:bottom w:val="none" w:sz="0" w:space="0" w:color="auto"/>
                        <w:right w:val="none" w:sz="0" w:space="0" w:color="auto"/>
                      </w:divBdr>
                    </w:div>
                    <w:div w:id="704599462">
                      <w:marLeft w:val="0"/>
                      <w:marRight w:val="0"/>
                      <w:marTop w:val="0"/>
                      <w:marBottom w:val="0"/>
                      <w:divBdr>
                        <w:top w:val="none" w:sz="0" w:space="0" w:color="auto"/>
                        <w:left w:val="none" w:sz="0" w:space="0" w:color="auto"/>
                        <w:bottom w:val="none" w:sz="0" w:space="0" w:color="auto"/>
                        <w:right w:val="none" w:sz="0" w:space="0" w:color="auto"/>
                      </w:divBdr>
                    </w:div>
                    <w:div w:id="13849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600151">
      <w:bodyDiv w:val="1"/>
      <w:marLeft w:val="0"/>
      <w:marRight w:val="0"/>
      <w:marTop w:val="0"/>
      <w:marBottom w:val="0"/>
      <w:divBdr>
        <w:top w:val="none" w:sz="0" w:space="0" w:color="auto"/>
        <w:left w:val="none" w:sz="0" w:space="0" w:color="auto"/>
        <w:bottom w:val="none" w:sz="0" w:space="0" w:color="auto"/>
        <w:right w:val="none" w:sz="0" w:space="0" w:color="auto"/>
      </w:divBdr>
    </w:div>
    <w:div w:id="582762620">
      <w:bodyDiv w:val="1"/>
      <w:marLeft w:val="0"/>
      <w:marRight w:val="0"/>
      <w:marTop w:val="0"/>
      <w:marBottom w:val="0"/>
      <w:divBdr>
        <w:top w:val="none" w:sz="0" w:space="0" w:color="auto"/>
        <w:left w:val="none" w:sz="0" w:space="0" w:color="auto"/>
        <w:bottom w:val="none" w:sz="0" w:space="0" w:color="auto"/>
        <w:right w:val="none" w:sz="0" w:space="0" w:color="auto"/>
      </w:divBdr>
      <w:divsChild>
        <w:div w:id="568199062">
          <w:marLeft w:val="0"/>
          <w:marRight w:val="0"/>
          <w:marTop w:val="0"/>
          <w:marBottom w:val="0"/>
          <w:divBdr>
            <w:top w:val="none" w:sz="0" w:space="0" w:color="auto"/>
            <w:left w:val="none" w:sz="0" w:space="0" w:color="auto"/>
            <w:bottom w:val="none" w:sz="0" w:space="0" w:color="auto"/>
            <w:right w:val="none" w:sz="0" w:space="0" w:color="auto"/>
          </w:divBdr>
          <w:divsChild>
            <w:div w:id="1036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000">
      <w:bodyDiv w:val="1"/>
      <w:marLeft w:val="0"/>
      <w:marRight w:val="0"/>
      <w:marTop w:val="0"/>
      <w:marBottom w:val="0"/>
      <w:divBdr>
        <w:top w:val="none" w:sz="0" w:space="0" w:color="auto"/>
        <w:left w:val="none" w:sz="0" w:space="0" w:color="auto"/>
        <w:bottom w:val="none" w:sz="0" w:space="0" w:color="auto"/>
        <w:right w:val="none" w:sz="0" w:space="0" w:color="auto"/>
      </w:divBdr>
      <w:divsChild>
        <w:div w:id="68699465">
          <w:marLeft w:val="0"/>
          <w:marRight w:val="0"/>
          <w:marTop w:val="0"/>
          <w:marBottom w:val="0"/>
          <w:divBdr>
            <w:top w:val="none" w:sz="0" w:space="0" w:color="auto"/>
            <w:left w:val="none" w:sz="0" w:space="0" w:color="auto"/>
            <w:bottom w:val="none" w:sz="0" w:space="0" w:color="auto"/>
            <w:right w:val="none" w:sz="0" w:space="0" w:color="auto"/>
          </w:divBdr>
          <w:divsChild>
            <w:div w:id="9078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136">
      <w:bodyDiv w:val="1"/>
      <w:marLeft w:val="0"/>
      <w:marRight w:val="0"/>
      <w:marTop w:val="0"/>
      <w:marBottom w:val="0"/>
      <w:divBdr>
        <w:top w:val="none" w:sz="0" w:space="0" w:color="auto"/>
        <w:left w:val="none" w:sz="0" w:space="0" w:color="auto"/>
        <w:bottom w:val="none" w:sz="0" w:space="0" w:color="auto"/>
        <w:right w:val="none" w:sz="0" w:space="0" w:color="auto"/>
      </w:divBdr>
    </w:div>
    <w:div w:id="626468973">
      <w:bodyDiv w:val="1"/>
      <w:marLeft w:val="0"/>
      <w:marRight w:val="0"/>
      <w:marTop w:val="0"/>
      <w:marBottom w:val="0"/>
      <w:divBdr>
        <w:top w:val="none" w:sz="0" w:space="0" w:color="auto"/>
        <w:left w:val="none" w:sz="0" w:space="0" w:color="auto"/>
        <w:bottom w:val="none" w:sz="0" w:space="0" w:color="auto"/>
        <w:right w:val="none" w:sz="0" w:space="0" w:color="auto"/>
      </w:divBdr>
      <w:divsChild>
        <w:div w:id="2022703702">
          <w:marLeft w:val="0"/>
          <w:marRight w:val="0"/>
          <w:marTop w:val="0"/>
          <w:marBottom w:val="0"/>
          <w:divBdr>
            <w:top w:val="none" w:sz="0" w:space="0" w:color="auto"/>
            <w:left w:val="none" w:sz="0" w:space="0" w:color="auto"/>
            <w:bottom w:val="none" w:sz="0" w:space="0" w:color="auto"/>
            <w:right w:val="none" w:sz="0" w:space="0" w:color="auto"/>
          </w:divBdr>
        </w:div>
      </w:divsChild>
    </w:div>
    <w:div w:id="635187077">
      <w:bodyDiv w:val="1"/>
      <w:marLeft w:val="0"/>
      <w:marRight w:val="0"/>
      <w:marTop w:val="0"/>
      <w:marBottom w:val="0"/>
      <w:divBdr>
        <w:top w:val="none" w:sz="0" w:space="0" w:color="auto"/>
        <w:left w:val="none" w:sz="0" w:space="0" w:color="auto"/>
        <w:bottom w:val="none" w:sz="0" w:space="0" w:color="auto"/>
        <w:right w:val="none" w:sz="0" w:space="0" w:color="auto"/>
      </w:divBdr>
    </w:div>
    <w:div w:id="644045673">
      <w:bodyDiv w:val="1"/>
      <w:marLeft w:val="0"/>
      <w:marRight w:val="0"/>
      <w:marTop w:val="0"/>
      <w:marBottom w:val="0"/>
      <w:divBdr>
        <w:top w:val="none" w:sz="0" w:space="0" w:color="auto"/>
        <w:left w:val="none" w:sz="0" w:space="0" w:color="auto"/>
        <w:bottom w:val="none" w:sz="0" w:space="0" w:color="auto"/>
        <w:right w:val="none" w:sz="0" w:space="0" w:color="auto"/>
      </w:divBdr>
    </w:div>
    <w:div w:id="670066196">
      <w:bodyDiv w:val="1"/>
      <w:marLeft w:val="0"/>
      <w:marRight w:val="0"/>
      <w:marTop w:val="0"/>
      <w:marBottom w:val="0"/>
      <w:divBdr>
        <w:top w:val="none" w:sz="0" w:space="0" w:color="auto"/>
        <w:left w:val="none" w:sz="0" w:space="0" w:color="auto"/>
        <w:bottom w:val="none" w:sz="0" w:space="0" w:color="auto"/>
        <w:right w:val="none" w:sz="0" w:space="0" w:color="auto"/>
      </w:divBdr>
    </w:div>
    <w:div w:id="673802141">
      <w:bodyDiv w:val="1"/>
      <w:marLeft w:val="0"/>
      <w:marRight w:val="0"/>
      <w:marTop w:val="0"/>
      <w:marBottom w:val="0"/>
      <w:divBdr>
        <w:top w:val="none" w:sz="0" w:space="0" w:color="auto"/>
        <w:left w:val="none" w:sz="0" w:space="0" w:color="auto"/>
        <w:bottom w:val="none" w:sz="0" w:space="0" w:color="auto"/>
        <w:right w:val="none" w:sz="0" w:space="0" w:color="auto"/>
      </w:divBdr>
      <w:divsChild>
        <w:div w:id="830683434">
          <w:marLeft w:val="0"/>
          <w:marRight w:val="0"/>
          <w:marTop w:val="0"/>
          <w:marBottom w:val="0"/>
          <w:divBdr>
            <w:top w:val="none" w:sz="0" w:space="0" w:color="auto"/>
            <w:left w:val="none" w:sz="0" w:space="0" w:color="auto"/>
            <w:bottom w:val="none" w:sz="0" w:space="0" w:color="auto"/>
            <w:right w:val="none" w:sz="0" w:space="0" w:color="auto"/>
          </w:divBdr>
          <w:divsChild>
            <w:div w:id="11677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4130">
      <w:bodyDiv w:val="1"/>
      <w:marLeft w:val="0"/>
      <w:marRight w:val="0"/>
      <w:marTop w:val="0"/>
      <w:marBottom w:val="0"/>
      <w:divBdr>
        <w:top w:val="none" w:sz="0" w:space="0" w:color="auto"/>
        <w:left w:val="none" w:sz="0" w:space="0" w:color="auto"/>
        <w:bottom w:val="none" w:sz="0" w:space="0" w:color="auto"/>
        <w:right w:val="none" w:sz="0" w:space="0" w:color="auto"/>
      </w:divBdr>
      <w:divsChild>
        <w:div w:id="889027979">
          <w:marLeft w:val="0"/>
          <w:marRight w:val="0"/>
          <w:marTop w:val="0"/>
          <w:marBottom w:val="0"/>
          <w:divBdr>
            <w:top w:val="none" w:sz="0" w:space="0" w:color="auto"/>
            <w:left w:val="none" w:sz="0" w:space="0" w:color="auto"/>
            <w:bottom w:val="none" w:sz="0" w:space="0" w:color="auto"/>
            <w:right w:val="none" w:sz="0" w:space="0" w:color="auto"/>
          </w:divBdr>
        </w:div>
      </w:divsChild>
    </w:div>
    <w:div w:id="701513933">
      <w:bodyDiv w:val="1"/>
      <w:marLeft w:val="0"/>
      <w:marRight w:val="0"/>
      <w:marTop w:val="0"/>
      <w:marBottom w:val="0"/>
      <w:divBdr>
        <w:top w:val="none" w:sz="0" w:space="0" w:color="auto"/>
        <w:left w:val="none" w:sz="0" w:space="0" w:color="auto"/>
        <w:bottom w:val="none" w:sz="0" w:space="0" w:color="auto"/>
        <w:right w:val="none" w:sz="0" w:space="0" w:color="auto"/>
      </w:divBdr>
      <w:divsChild>
        <w:div w:id="293028130">
          <w:marLeft w:val="0"/>
          <w:marRight w:val="0"/>
          <w:marTop w:val="0"/>
          <w:marBottom w:val="0"/>
          <w:divBdr>
            <w:top w:val="none" w:sz="0" w:space="0" w:color="auto"/>
            <w:left w:val="none" w:sz="0" w:space="0" w:color="auto"/>
            <w:bottom w:val="none" w:sz="0" w:space="0" w:color="auto"/>
            <w:right w:val="none" w:sz="0" w:space="0" w:color="auto"/>
          </w:divBdr>
          <w:divsChild>
            <w:div w:id="271205785">
              <w:marLeft w:val="0"/>
              <w:marRight w:val="0"/>
              <w:marTop w:val="0"/>
              <w:marBottom w:val="0"/>
              <w:divBdr>
                <w:top w:val="none" w:sz="0" w:space="0" w:color="auto"/>
                <w:left w:val="none" w:sz="0" w:space="0" w:color="auto"/>
                <w:bottom w:val="none" w:sz="0" w:space="0" w:color="auto"/>
                <w:right w:val="none" w:sz="0" w:space="0" w:color="auto"/>
              </w:divBdr>
            </w:div>
          </w:divsChild>
        </w:div>
        <w:div w:id="424614455">
          <w:marLeft w:val="0"/>
          <w:marRight w:val="0"/>
          <w:marTop w:val="0"/>
          <w:marBottom w:val="0"/>
          <w:divBdr>
            <w:top w:val="none" w:sz="0" w:space="0" w:color="auto"/>
            <w:left w:val="none" w:sz="0" w:space="0" w:color="auto"/>
            <w:bottom w:val="none" w:sz="0" w:space="0" w:color="auto"/>
            <w:right w:val="none" w:sz="0" w:space="0" w:color="auto"/>
          </w:divBdr>
        </w:div>
        <w:div w:id="550851121">
          <w:marLeft w:val="0"/>
          <w:marRight w:val="0"/>
          <w:marTop w:val="0"/>
          <w:marBottom w:val="0"/>
          <w:divBdr>
            <w:top w:val="none" w:sz="0" w:space="0" w:color="auto"/>
            <w:left w:val="none" w:sz="0" w:space="0" w:color="auto"/>
            <w:bottom w:val="none" w:sz="0" w:space="0" w:color="auto"/>
            <w:right w:val="none" w:sz="0" w:space="0" w:color="auto"/>
          </w:divBdr>
        </w:div>
        <w:div w:id="725882267">
          <w:marLeft w:val="0"/>
          <w:marRight w:val="0"/>
          <w:marTop w:val="0"/>
          <w:marBottom w:val="0"/>
          <w:divBdr>
            <w:top w:val="none" w:sz="0" w:space="0" w:color="auto"/>
            <w:left w:val="none" w:sz="0" w:space="0" w:color="auto"/>
            <w:bottom w:val="none" w:sz="0" w:space="0" w:color="auto"/>
            <w:right w:val="none" w:sz="0" w:space="0" w:color="auto"/>
          </w:divBdr>
        </w:div>
        <w:div w:id="790394900">
          <w:marLeft w:val="0"/>
          <w:marRight w:val="0"/>
          <w:marTop w:val="0"/>
          <w:marBottom w:val="0"/>
          <w:divBdr>
            <w:top w:val="none" w:sz="0" w:space="0" w:color="auto"/>
            <w:left w:val="none" w:sz="0" w:space="0" w:color="auto"/>
            <w:bottom w:val="none" w:sz="0" w:space="0" w:color="auto"/>
            <w:right w:val="none" w:sz="0" w:space="0" w:color="auto"/>
          </w:divBdr>
        </w:div>
        <w:div w:id="872419173">
          <w:marLeft w:val="0"/>
          <w:marRight w:val="0"/>
          <w:marTop w:val="0"/>
          <w:marBottom w:val="0"/>
          <w:divBdr>
            <w:top w:val="none" w:sz="0" w:space="0" w:color="auto"/>
            <w:left w:val="none" w:sz="0" w:space="0" w:color="auto"/>
            <w:bottom w:val="none" w:sz="0" w:space="0" w:color="auto"/>
            <w:right w:val="none" w:sz="0" w:space="0" w:color="auto"/>
          </w:divBdr>
          <w:divsChild>
            <w:div w:id="1368288278">
              <w:marLeft w:val="0"/>
              <w:marRight w:val="0"/>
              <w:marTop w:val="0"/>
              <w:marBottom w:val="0"/>
              <w:divBdr>
                <w:top w:val="none" w:sz="0" w:space="0" w:color="auto"/>
                <w:left w:val="none" w:sz="0" w:space="0" w:color="auto"/>
                <w:bottom w:val="none" w:sz="0" w:space="0" w:color="auto"/>
                <w:right w:val="none" w:sz="0" w:space="0" w:color="auto"/>
              </w:divBdr>
            </w:div>
          </w:divsChild>
        </w:div>
        <w:div w:id="1066143252">
          <w:marLeft w:val="0"/>
          <w:marRight w:val="0"/>
          <w:marTop w:val="0"/>
          <w:marBottom w:val="0"/>
          <w:divBdr>
            <w:top w:val="none" w:sz="0" w:space="0" w:color="auto"/>
            <w:left w:val="none" w:sz="0" w:space="0" w:color="auto"/>
            <w:bottom w:val="none" w:sz="0" w:space="0" w:color="auto"/>
            <w:right w:val="none" w:sz="0" w:space="0" w:color="auto"/>
          </w:divBdr>
          <w:divsChild>
            <w:div w:id="535654309">
              <w:marLeft w:val="0"/>
              <w:marRight w:val="0"/>
              <w:marTop w:val="0"/>
              <w:marBottom w:val="0"/>
              <w:divBdr>
                <w:top w:val="none" w:sz="0" w:space="0" w:color="auto"/>
                <w:left w:val="none" w:sz="0" w:space="0" w:color="auto"/>
                <w:bottom w:val="none" w:sz="0" w:space="0" w:color="auto"/>
                <w:right w:val="none" w:sz="0" w:space="0" w:color="auto"/>
              </w:divBdr>
            </w:div>
          </w:divsChild>
        </w:div>
        <w:div w:id="1096368777">
          <w:marLeft w:val="0"/>
          <w:marRight w:val="0"/>
          <w:marTop w:val="0"/>
          <w:marBottom w:val="0"/>
          <w:divBdr>
            <w:top w:val="none" w:sz="0" w:space="0" w:color="auto"/>
            <w:left w:val="none" w:sz="0" w:space="0" w:color="auto"/>
            <w:bottom w:val="none" w:sz="0" w:space="0" w:color="auto"/>
            <w:right w:val="none" w:sz="0" w:space="0" w:color="auto"/>
          </w:divBdr>
          <w:divsChild>
            <w:div w:id="1197085512">
              <w:marLeft w:val="0"/>
              <w:marRight w:val="0"/>
              <w:marTop w:val="0"/>
              <w:marBottom w:val="0"/>
              <w:divBdr>
                <w:top w:val="none" w:sz="0" w:space="0" w:color="auto"/>
                <w:left w:val="none" w:sz="0" w:space="0" w:color="auto"/>
                <w:bottom w:val="none" w:sz="0" w:space="0" w:color="auto"/>
                <w:right w:val="none" w:sz="0" w:space="0" w:color="auto"/>
              </w:divBdr>
            </w:div>
          </w:divsChild>
        </w:div>
        <w:div w:id="1219435271">
          <w:marLeft w:val="0"/>
          <w:marRight w:val="0"/>
          <w:marTop w:val="0"/>
          <w:marBottom w:val="0"/>
          <w:divBdr>
            <w:top w:val="none" w:sz="0" w:space="0" w:color="auto"/>
            <w:left w:val="none" w:sz="0" w:space="0" w:color="auto"/>
            <w:bottom w:val="none" w:sz="0" w:space="0" w:color="auto"/>
            <w:right w:val="none" w:sz="0" w:space="0" w:color="auto"/>
          </w:divBdr>
          <w:divsChild>
            <w:div w:id="970287160">
              <w:marLeft w:val="0"/>
              <w:marRight w:val="0"/>
              <w:marTop w:val="0"/>
              <w:marBottom w:val="0"/>
              <w:divBdr>
                <w:top w:val="none" w:sz="0" w:space="0" w:color="auto"/>
                <w:left w:val="none" w:sz="0" w:space="0" w:color="auto"/>
                <w:bottom w:val="none" w:sz="0" w:space="0" w:color="auto"/>
                <w:right w:val="none" w:sz="0" w:space="0" w:color="auto"/>
              </w:divBdr>
            </w:div>
          </w:divsChild>
        </w:div>
        <w:div w:id="1332873993">
          <w:marLeft w:val="0"/>
          <w:marRight w:val="0"/>
          <w:marTop w:val="0"/>
          <w:marBottom w:val="0"/>
          <w:divBdr>
            <w:top w:val="none" w:sz="0" w:space="0" w:color="auto"/>
            <w:left w:val="none" w:sz="0" w:space="0" w:color="auto"/>
            <w:bottom w:val="none" w:sz="0" w:space="0" w:color="auto"/>
            <w:right w:val="none" w:sz="0" w:space="0" w:color="auto"/>
          </w:divBdr>
          <w:divsChild>
            <w:div w:id="928778930">
              <w:marLeft w:val="0"/>
              <w:marRight w:val="0"/>
              <w:marTop w:val="0"/>
              <w:marBottom w:val="0"/>
              <w:divBdr>
                <w:top w:val="none" w:sz="0" w:space="0" w:color="auto"/>
                <w:left w:val="none" w:sz="0" w:space="0" w:color="auto"/>
                <w:bottom w:val="none" w:sz="0" w:space="0" w:color="auto"/>
                <w:right w:val="none" w:sz="0" w:space="0" w:color="auto"/>
              </w:divBdr>
            </w:div>
          </w:divsChild>
        </w:div>
        <w:div w:id="1677153627">
          <w:marLeft w:val="0"/>
          <w:marRight w:val="0"/>
          <w:marTop w:val="0"/>
          <w:marBottom w:val="0"/>
          <w:divBdr>
            <w:top w:val="none" w:sz="0" w:space="0" w:color="auto"/>
            <w:left w:val="none" w:sz="0" w:space="0" w:color="auto"/>
            <w:bottom w:val="none" w:sz="0" w:space="0" w:color="auto"/>
            <w:right w:val="none" w:sz="0" w:space="0" w:color="auto"/>
          </w:divBdr>
          <w:divsChild>
            <w:div w:id="86510963">
              <w:marLeft w:val="0"/>
              <w:marRight w:val="0"/>
              <w:marTop w:val="0"/>
              <w:marBottom w:val="0"/>
              <w:divBdr>
                <w:top w:val="none" w:sz="0" w:space="0" w:color="auto"/>
                <w:left w:val="none" w:sz="0" w:space="0" w:color="auto"/>
                <w:bottom w:val="none" w:sz="0" w:space="0" w:color="auto"/>
                <w:right w:val="none" w:sz="0" w:space="0" w:color="auto"/>
              </w:divBdr>
            </w:div>
            <w:div w:id="146478677">
              <w:marLeft w:val="0"/>
              <w:marRight w:val="0"/>
              <w:marTop w:val="0"/>
              <w:marBottom w:val="0"/>
              <w:divBdr>
                <w:top w:val="none" w:sz="0" w:space="0" w:color="auto"/>
                <w:left w:val="none" w:sz="0" w:space="0" w:color="auto"/>
                <w:bottom w:val="none" w:sz="0" w:space="0" w:color="auto"/>
                <w:right w:val="none" w:sz="0" w:space="0" w:color="auto"/>
              </w:divBdr>
            </w:div>
            <w:div w:id="183710426">
              <w:marLeft w:val="0"/>
              <w:marRight w:val="0"/>
              <w:marTop w:val="0"/>
              <w:marBottom w:val="0"/>
              <w:divBdr>
                <w:top w:val="none" w:sz="0" w:space="0" w:color="auto"/>
                <w:left w:val="none" w:sz="0" w:space="0" w:color="auto"/>
                <w:bottom w:val="none" w:sz="0" w:space="0" w:color="auto"/>
                <w:right w:val="none" w:sz="0" w:space="0" w:color="auto"/>
              </w:divBdr>
            </w:div>
            <w:div w:id="185291212">
              <w:marLeft w:val="0"/>
              <w:marRight w:val="0"/>
              <w:marTop w:val="0"/>
              <w:marBottom w:val="0"/>
              <w:divBdr>
                <w:top w:val="none" w:sz="0" w:space="0" w:color="auto"/>
                <w:left w:val="none" w:sz="0" w:space="0" w:color="auto"/>
                <w:bottom w:val="none" w:sz="0" w:space="0" w:color="auto"/>
                <w:right w:val="none" w:sz="0" w:space="0" w:color="auto"/>
              </w:divBdr>
            </w:div>
            <w:div w:id="191656599">
              <w:marLeft w:val="0"/>
              <w:marRight w:val="0"/>
              <w:marTop w:val="0"/>
              <w:marBottom w:val="0"/>
              <w:divBdr>
                <w:top w:val="none" w:sz="0" w:space="0" w:color="auto"/>
                <w:left w:val="none" w:sz="0" w:space="0" w:color="auto"/>
                <w:bottom w:val="none" w:sz="0" w:space="0" w:color="auto"/>
                <w:right w:val="none" w:sz="0" w:space="0" w:color="auto"/>
              </w:divBdr>
            </w:div>
            <w:div w:id="230773585">
              <w:marLeft w:val="0"/>
              <w:marRight w:val="0"/>
              <w:marTop w:val="0"/>
              <w:marBottom w:val="0"/>
              <w:divBdr>
                <w:top w:val="none" w:sz="0" w:space="0" w:color="auto"/>
                <w:left w:val="none" w:sz="0" w:space="0" w:color="auto"/>
                <w:bottom w:val="none" w:sz="0" w:space="0" w:color="auto"/>
                <w:right w:val="none" w:sz="0" w:space="0" w:color="auto"/>
              </w:divBdr>
            </w:div>
            <w:div w:id="284124741">
              <w:marLeft w:val="0"/>
              <w:marRight w:val="0"/>
              <w:marTop w:val="0"/>
              <w:marBottom w:val="0"/>
              <w:divBdr>
                <w:top w:val="none" w:sz="0" w:space="0" w:color="auto"/>
                <w:left w:val="none" w:sz="0" w:space="0" w:color="auto"/>
                <w:bottom w:val="none" w:sz="0" w:space="0" w:color="auto"/>
                <w:right w:val="none" w:sz="0" w:space="0" w:color="auto"/>
              </w:divBdr>
            </w:div>
            <w:div w:id="367488411">
              <w:marLeft w:val="0"/>
              <w:marRight w:val="0"/>
              <w:marTop w:val="0"/>
              <w:marBottom w:val="0"/>
              <w:divBdr>
                <w:top w:val="none" w:sz="0" w:space="0" w:color="auto"/>
                <w:left w:val="none" w:sz="0" w:space="0" w:color="auto"/>
                <w:bottom w:val="none" w:sz="0" w:space="0" w:color="auto"/>
                <w:right w:val="none" w:sz="0" w:space="0" w:color="auto"/>
              </w:divBdr>
            </w:div>
            <w:div w:id="759107236">
              <w:marLeft w:val="0"/>
              <w:marRight w:val="0"/>
              <w:marTop w:val="0"/>
              <w:marBottom w:val="0"/>
              <w:divBdr>
                <w:top w:val="none" w:sz="0" w:space="0" w:color="auto"/>
                <w:left w:val="none" w:sz="0" w:space="0" w:color="auto"/>
                <w:bottom w:val="none" w:sz="0" w:space="0" w:color="auto"/>
                <w:right w:val="none" w:sz="0" w:space="0" w:color="auto"/>
              </w:divBdr>
            </w:div>
            <w:div w:id="812066245">
              <w:marLeft w:val="0"/>
              <w:marRight w:val="0"/>
              <w:marTop w:val="0"/>
              <w:marBottom w:val="0"/>
              <w:divBdr>
                <w:top w:val="none" w:sz="0" w:space="0" w:color="auto"/>
                <w:left w:val="none" w:sz="0" w:space="0" w:color="auto"/>
                <w:bottom w:val="none" w:sz="0" w:space="0" w:color="auto"/>
                <w:right w:val="none" w:sz="0" w:space="0" w:color="auto"/>
              </w:divBdr>
            </w:div>
            <w:div w:id="1152211645">
              <w:marLeft w:val="0"/>
              <w:marRight w:val="0"/>
              <w:marTop w:val="0"/>
              <w:marBottom w:val="0"/>
              <w:divBdr>
                <w:top w:val="none" w:sz="0" w:space="0" w:color="auto"/>
                <w:left w:val="none" w:sz="0" w:space="0" w:color="auto"/>
                <w:bottom w:val="none" w:sz="0" w:space="0" w:color="auto"/>
                <w:right w:val="none" w:sz="0" w:space="0" w:color="auto"/>
              </w:divBdr>
            </w:div>
            <w:div w:id="1185484323">
              <w:marLeft w:val="0"/>
              <w:marRight w:val="0"/>
              <w:marTop w:val="0"/>
              <w:marBottom w:val="0"/>
              <w:divBdr>
                <w:top w:val="none" w:sz="0" w:space="0" w:color="auto"/>
                <w:left w:val="none" w:sz="0" w:space="0" w:color="auto"/>
                <w:bottom w:val="none" w:sz="0" w:space="0" w:color="auto"/>
                <w:right w:val="none" w:sz="0" w:space="0" w:color="auto"/>
              </w:divBdr>
            </w:div>
            <w:div w:id="1405296807">
              <w:marLeft w:val="0"/>
              <w:marRight w:val="0"/>
              <w:marTop w:val="0"/>
              <w:marBottom w:val="0"/>
              <w:divBdr>
                <w:top w:val="none" w:sz="0" w:space="0" w:color="auto"/>
                <w:left w:val="none" w:sz="0" w:space="0" w:color="auto"/>
                <w:bottom w:val="none" w:sz="0" w:space="0" w:color="auto"/>
                <w:right w:val="none" w:sz="0" w:space="0" w:color="auto"/>
              </w:divBdr>
            </w:div>
            <w:div w:id="1710179206">
              <w:marLeft w:val="0"/>
              <w:marRight w:val="0"/>
              <w:marTop w:val="0"/>
              <w:marBottom w:val="0"/>
              <w:divBdr>
                <w:top w:val="none" w:sz="0" w:space="0" w:color="auto"/>
                <w:left w:val="none" w:sz="0" w:space="0" w:color="auto"/>
                <w:bottom w:val="none" w:sz="0" w:space="0" w:color="auto"/>
                <w:right w:val="none" w:sz="0" w:space="0" w:color="auto"/>
              </w:divBdr>
            </w:div>
            <w:div w:id="1865170865">
              <w:marLeft w:val="0"/>
              <w:marRight w:val="0"/>
              <w:marTop w:val="0"/>
              <w:marBottom w:val="0"/>
              <w:divBdr>
                <w:top w:val="none" w:sz="0" w:space="0" w:color="auto"/>
                <w:left w:val="none" w:sz="0" w:space="0" w:color="auto"/>
                <w:bottom w:val="none" w:sz="0" w:space="0" w:color="auto"/>
                <w:right w:val="none" w:sz="0" w:space="0" w:color="auto"/>
              </w:divBdr>
            </w:div>
            <w:div w:id="1895657266">
              <w:marLeft w:val="0"/>
              <w:marRight w:val="0"/>
              <w:marTop w:val="0"/>
              <w:marBottom w:val="0"/>
              <w:divBdr>
                <w:top w:val="none" w:sz="0" w:space="0" w:color="auto"/>
                <w:left w:val="none" w:sz="0" w:space="0" w:color="auto"/>
                <w:bottom w:val="none" w:sz="0" w:space="0" w:color="auto"/>
                <w:right w:val="none" w:sz="0" w:space="0" w:color="auto"/>
              </w:divBdr>
            </w:div>
          </w:divsChild>
        </w:div>
        <w:div w:id="1681422832">
          <w:marLeft w:val="0"/>
          <w:marRight w:val="0"/>
          <w:marTop w:val="0"/>
          <w:marBottom w:val="0"/>
          <w:divBdr>
            <w:top w:val="none" w:sz="0" w:space="0" w:color="auto"/>
            <w:left w:val="none" w:sz="0" w:space="0" w:color="auto"/>
            <w:bottom w:val="none" w:sz="0" w:space="0" w:color="auto"/>
            <w:right w:val="none" w:sz="0" w:space="0" w:color="auto"/>
          </w:divBdr>
        </w:div>
        <w:div w:id="1792821594">
          <w:marLeft w:val="0"/>
          <w:marRight w:val="0"/>
          <w:marTop w:val="0"/>
          <w:marBottom w:val="0"/>
          <w:divBdr>
            <w:top w:val="none" w:sz="0" w:space="0" w:color="auto"/>
            <w:left w:val="none" w:sz="0" w:space="0" w:color="auto"/>
            <w:bottom w:val="none" w:sz="0" w:space="0" w:color="auto"/>
            <w:right w:val="none" w:sz="0" w:space="0" w:color="auto"/>
          </w:divBdr>
          <w:divsChild>
            <w:div w:id="1952005314">
              <w:marLeft w:val="0"/>
              <w:marRight w:val="0"/>
              <w:marTop w:val="0"/>
              <w:marBottom w:val="0"/>
              <w:divBdr>
                <w:top w:val="none" w:sz="0" w:space="0" w:color="auto"/>
                <w:left w:val="none" w:sz="0" w:space="0" w:color="auto"/>
                <w:bottom w:val="none" w:sz="0" w:space="0" w:color="auto"/>
                <w:right w:val="none" w:sz="0" w:space="0" w:color="auto"/>
              </w:divBdr>
            </w:div>
          </w:divsChild>
        </w:div>
        <w:div w:id="1855462748">
          <w:marLeft w:val="0"/>
          <w:marRight w:val="0"/>
          <w:marTop w:val="0"/>
          <w:marBottom w:val="0"/>
          <w:divBdr>
            <w:top w:val="none" w:sz="0" w:space="0" w:color="auto"/>
            <w:left w:val="none" w:sz="0" w:space="0" w:color="auto"/>
            <w:bottom w:val="none" w:sz="0" w:space="0" w:color="auto"/>
            <w:right w:val="none" w:sz="0" w:space="0" w:color="auto"/>
          </w:divBdr>
        </w:div>
      </w:divsChild>
    </w:div>
    <w:div w:id="721097241">
      <w:bodyDiv w:val="1"/>
      <w:marLeft w:val="0"/>
      <w:marRight w:val="0"/>
      <w:marTop w:val="0"/>
      <w:marBottom w:val="0"/>
      <w:divBdr>
        <w:top w:val="none" w:sz="0" w:space="0" w:color="auto"/>
        <w:left w:val="none" w:sz="0" w:space="0" w:color="auto"/>
        <w:bottom w:val="none" w:sz="0" w:space="0" w:color="auto"/>
        <w:right w:val="none" w:sz="0" w:space="0" w:color="auto"/>
      </w:divBdr>
      <w:divsChild>
        <w:div w:id="1984388644">
          <w:marLeft w:val="0"/>
          <w:marRight w:val="0"/>
          <w:marTop w:val="0"/>
          <w:marBottom w:val="0"/>
          <w:divBdr>
            <w:top w:val="none" w:sz="0" w:space="0" w:color="auto"/>
            <w:left w:val="none" w:sz="0" w:space="0" w:color="auto"/>
            <w:bottom w:val="none" w:sz="0" w:space="0" w:color="auto"/>
            <w:right w:val="none" w:sz="0" w:space="0" w:color="auto"/>
          </w:divBdr>
          <w:divsChild>
            <w:div w:id="5583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4499">
      <w:bodyDiv w:val="1"/>
      <w:marLeft w:val="0"/>
      <w:marRight w:val="0"/>
      <w:marTop w:val="0"/>
      <w:marBottom w:val="0"/>
      <w:divBdr>
        <w:top w:val="none" w:sz="0" w:space="0" w:color="auto"/>
        <w:left w:val="none" w:sz="0" w:space="0" w:color="auto"/>
        <w:bottom w:val="none" w:sz="0" w:space="0" w:color="auto"/>
        <w:right w:val="none" w:sz="0" w:space="0" w:color="auto"/>
      </w:divBdr>
    </w:div>
    <w:div w:id="768280556">
      <w:bodyDiv w:val="1"/>
      <w:marLeft w:val="0"/>
      <w:marRight w:val="0"/>
      <w:marTop w:val="0"/>
      <w:marBottom w:val="0"/>
      <w:divBdr>
        <w:top w:val="none" w:sz="0" w:space="0" w:color="auto"/>
        <w:left w:val="none" w:sz="0" w:space="0" w:color="auto"/>
        <w:bottom w:val="none" w:sz="0" w:space="0" w:color="auto"/>
        <w:right w:val="none" w:sz="0" w:space="0" w:color="auto"/>
      </w:divBdr>
    </w:div>
    <w:div w:id="797263114">
      <w:bodyDiv w:val="1"/>
      <w:marLeft w:val="0"/>
      <w:marRight w:val="0"/>
      <w:marTop w:val="0"/>
      <w:marBottom w:val="0"/>
      <w:divBdr>
        <w:top w:val="none" w:sz="0" w:space="0" w:color="auto"/>
        <w:left w:val="none" w:sz="0" w:space="0" w:color="auto"/>
        <w:bottom w:val="none" w:sz="0" w:space="0" w:color="auto"/>
        <w:right w:val="none" w:sz="0" w:space="0" w:color="auto"/>
      </w:divBdr>
    </w:div>
    <w:div w:id="798911700">
      <w:bodyDiv w:val="1"/>
      <w:marLeft w:val="0"/>
      <w:marRight w:val="0"/>
      <w:marTop w:val="0"/>
      <w:marBottom w:val="0"/>
      <w:divBdr>
        <w:top w:val="none" w:sz="0" w:space="0" w:color="auto"/>
        <w:left w:val="none" w:sz="0" w:space="0" w:color="auto"/>
        <w:bottom w:val="none" w:sz="0" w:space="0" w:color="auto"/>
        <w:right w:val="none" w:sz="0" w:space="0" w:color="auto"/>
      </w:divBdr>
    </w:div>
    <w:div w:id="816922069">
      <w:bodyDiv w:val="1"/>
      <w:marLeft w:val="0"/>
      <w:marRight w:val="0"/>
      <w:marTop w:val="0"/>
      <w:marBottom w:val="0"/>
      <w:divBdr>
        <w:top w:val="none" w:sz="0" w:space="0" w:color="auto"/>
        <w:left w:val="none" w:sz="0" w:space="0" w:color="auto"/>
        <w:bottom w:val="none" w:sz="0" w:space="0" w:color="auto"/>
        <w:right w:val="none" w:sz="0" w:space="0" w:color="auto"/>
      </w:divBdr>
      <w:divsChild>
        <w:div w:id="1054161768">
          <w:marLeft w:val="0"/>
          <w:marRight w:val="0"/>
          <w:marTop w:val="0"/>
          <w:marBottom w:val="0"/>
          <w:divBdr>
            <w:top w:val="none" w:sz="0" w:space="0" w:color="auto"/>
            <w:left w:val="none" w:sz="0" w:space="0" w:color="auto"/>
            <w:bottom w:val="none" w:sz="0" w:space="0" w:color="auto"/>
            <w:right w:val="none" w:sz="0" w:space="0" w:color="auto"/>
          </w:divBdr>
          <w:divsChild>
            <w:div w:id="18207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6523">
      <w:bodyDiv w:val="1"/>
      <w:marLeft w:val="0"/>
      <w:marRight w:val="0"/>
      <w:marTop w:val="0"/>
      <w:marBottom w:val="0"/>
      <w:divBdr>
        <w:top w:val="none" w:sz="0" w:space="0" w:color="auto"/>
        <w:left w:val="none" w:sz="0" w:space="0" w:color="auto"/>
        <w:bottom w:val="none" w:sz="0" w:space="0" w:color="auto"/>
        <w:right w:val="none" w:sz="0" w:space="0" w:color="auto"/>
      </w:divBdr>
    </w:div>
    <w:div w:id="968128118">
      <w:bodyDiv w:val="1"/>
      <w:marLeft w:val="0"/>
      <w:marRight w:val="0"/>
      <w:marTop w:val="0"/>
      <w:marBottom w:val="0"/>
      <w:divBdr>
        <w:top w:val="none" w:sz="0" w:space="0" w:color="auto"/>
        <w:left w:val="none" w:sz="0" w:space="0" w:color="auto"/>
        <w:bottom w:val="none" w:sz="0" w:space="0" w:color="auto"/>
        <w:right w:val="none" w:sz="0" w:space="0" w:color="auto"/>
      </w:divBdr>
      <w:divsChild>
        <w:div w:id="1472865327">
          <w:marLeft w:val="0"/>
          <w:marRight w:val="0"/>
          <w:marTop w:val="0"/>
          <w:marBottom w:val="0"/>
          <w:divBdr>
            <w:top w:val="none" w:sz="0" w:space="0" w:color="auto"/>
            <w:left w:val="none" w:sz="0" w:space="0" w:color="auto"/>
            <w:bottom w:val="none" w:sz="0" w:space="0" w:color="auto"/>
            <w:right w:val="none" w:sz="0" w:space="0" w:color="auto"/>
          </w:divBdr>
        </w:div>
      </w:divsChild>
    </w:div>
    <w:div w:id="969822465">
      <w:bodyDiv w:val="1"/>
      <w:marLeft w:val="0"/>
      <w:marRight w:val="0"/>
      <w:marTop w:val="0"/>
      <w:marBottom w:val="0"/>
      <w:divBdr>
        <w:top w:val="none" w:sz="0" w:space="0" w:color="auto"/>
        <w:left w:val="none" w:sz="0" w:space="0" w:color="auto"/>
        <w:bottom w:val="none" w:sz="0" w:space="0" w:color="auto"/>
        <w:right w:val="none" w:sz="0" w:space="0" w:color="auto"/>
      </w:divBdr>
    </w:div>
    <w:div w:id="979765362">
      <w:bodyDiv w:val="1"/>
      <w:marLeft w:val="0"/>
      <w:marRight w:val="0"/>
      <w:marTop w:val="0"/>
      <w:marBottom w:val="0"/>
      <w:divBdr>
        <w:top w:val="none" w:sz="0" w:space="0" w:color="auto"/>
        <w:left w:val="none" w:sz="0" w:space="0" w:color="auto"/>
        <w:bottom w:val="none" w:sz="0" w:space="0" w:color="auto"/>
        <w:right w:val="none" w:sz="0" w:space="0" w:color="auto"/>
      </w:divBdr>
    </w:div>
    <w:div w:id="1008672837">
      <w:bodyDiv w:val="1"/>
      <w:marLeft w:val="0"/>
      <w:marRight w:val="0"/>
      <w:marTop w:val="0"/>
      <w:marBottom w:val="0"/>
      <w:divBdr>
        <w:top w:val="none" w:sz="0" w:space="0" w:color="auto"/>
        <w:left w:val="none" w:sz="0" w:space="0" w:color="auto"/>
        <w:bottom w:val="none" w:sz="0" w:space="0" w:color="auto"/>
        <w:right w:val="none" w:sz="0" w:space="0" w:color="auto"/>
      </w:divBdr>
    </w:div>
    <w:div w:id="1008825669">
      <w:bodyDiv w:val="1"/>
      <w:marLeft w:val="0"/>
      <w:marRight w:val="0"/>
      <w:marTop w:val="0"/>
      <w:marBottom w:val="0"/>
      <w:divBdr>
        <w:top w:val="none" w:sz="0" w:space="0" w:color="auto"/>
        <w:left w:val="none" w:sz="0" w:space="0" w:color="auto"/>
        <w:bottom w:val="none" w:sz="0" w:space="0" w:color="auto"/>
        <w:right w:val="none" w:sz="0" w:space="0" w:color="auto"/>
      </w:divBdr>
    </w:div>
    <w:div w:id="1009873313">
      <w:bodyDiv w:val="1"/>
      <w:marLeft w:val="0"/>
      <w:marRight w:val="0"/>
      <w:marTop w:val="0"/>
      <w:marBottom w:val="0"/>
      <w:divBdr>
        <w:top w:val="none" w:sz="0" w:space="0" w:color="auto"/>
        <w:left w:val="none" w:sz="0" w:space="0" w:color="auto"/>
        <w:bottom w:val="none" w:sz="0" w:space="0" w:color="auto"/>
        <w:right w:val="none" w:sz="0" w:space="0" w:color="auto"/>
      </w:divBdr>
    </w:div>
    <w:div w:id="1014647147">
      <w:bodyDiv w:val="1"/>
      <w:marLeft w:val="0"/>
      <w:marRight w:val="0"/>
      <w:marTop w:val="0"/>
      <w:marBottom w:val="0"/>
      <w:divBdr>
        <w:top w:val="none" w:sz="0" w:space="0" w:color="auto"/>
        <w:left w:val="none" w:sz="0" w:space="0" w:color="auto"/>
        <w:bottom w:val="none" w:sz="0" w:space="0" w:color="auto"/>
        <w:right w:val="none" w:sz="0" w:space="0" w:color="auto"/>
      </w:divBdr>
      <w:divsChild>
        <w:div w:id="938876172">
          <w:marLeft w:val="0"/>
          <w:marRight w:val="0"/>
          <w:marTop w:val="0"/>
          <w:marBottom w:val="0"/>
          <w:divBdr>
            <w:top w:val="none" w:sz="0" w:space="0" w:color="auto"/>
            <w:left w:val="none" w:sz="0" w:space="0" w:color="auto"/>
            <w:bottom w:val="none" w:sz="0" w:space="0" w:color="auto"/>
            <w:right w:val="none" w:sz="0" w:space="0" w:color="auto"/>
          </w:divBdr>
        </w:div>
        <w:div w:id="1142387595">
          <w:marLeft w:val="0"/>
          <w:marRight w:val="0"/>
          <w:marTop w:val="0"/>
          <w:marBottom w:val="0"/>
          <w:divBdr>
            <w:top w:val="none" w:sz="0" w:space="0" w:color="auto"/>
            <w:left w:val="none" w:sz="0" w:space="0" w:color="auto"/>
            <w:bottom w:val="none" w:sz="0" w:space="0" w:color="auto"/>
            <w:right w:val="none" w:sz="0" w:space="0" w:color="auto"/>
          </w:divBdr>
          <w:divsChild>
            <w:div w:id="1389691652">
              <w:marLeft w:val="0"/>
              <w:marRight w:val="0"/>
              <w:marTop w:val="0"/>
              <w:marBottom w:val="0"/>
              <w:divBdr>
                <w:top w:val="none" w:sz="0" w:space="0" w:color="auto"/>
                <w:left w:val="none" w:sz="0" w:space="0" w:color="auto"/>
                <w:bottom w:val="none" w:sz="0" w:space="0" w:color="auto"/>
                <w:right w:val="none" w:sz="0" w:space="0" w:color="auto"/>
              </w:divBdr>
              <w:divsChild>
                <w:div w:id="1998341114">
                  <w:marLeft w:val="0"/>
                  <w:marRight w:val="0"/>
                  <w:marTop w:val="0"/>
                  <w:marBottom w:val="0"/>
                  <w:divBdr>
                    <w:top w:val="none" w:sz="0" w:space="0" w:color="auto"/>
                    <w:left w:val="none" w:sz="0" w:space="0" w:color="auto"/>
                    <w:bottom w:val="none" w:sz="0" w:space="0" w:color="auto"/>
                    <w:right w:val="none" w:sz="0" w:space="0" w:color="auto"/>
                  </w:divBdr>
                  <w:divsChild>
                    <w:div w:id="348602594">
                      <w:marLeft w:val="0"/>
                      <w:marRight w:val="0"/>
                      <w:marTop w:val="0"/>
                      <w:marBottom w:val="0"/>
                      <w:divBdr>
                        <w:top w:val="none" w:sz="0" w:space="0" w:color="auto"/>
                        <w:left w:val="none" w:sz="0" w:space="0" w:color="auto"/>
                        <w:bottom w:val="none" w:sz="0" w:space="0" w:color="auto"/>
                        <w:right w:val="none" w:sz="0" w:space="0" w:color="auto"/>
                      </w:divBdr>
                    </w:div>
                    <w:div w:id="907110015">
                      <w:marLeft w:val="0"/>
                      <w:marRight w:val="0"/>
                      <w:marTop w:val="0"/>
                      <w:marBottom w:val="0"/>
                      <w:divBdr>
                        <w:top w:val="none" w:sz="0" w:space="0" w:color="auto"/>
                        <w:left w:val="none" w:sz="0" w:space="0" w:color="auto"/>
                        <w:bottom w:val="none" w:sz="0" w:space="0" w:color="auto"/>
                        <w:right w:val="none" w:sz="0" w:space="0" w:color="auto"/>
                      </w:divBdr>
                    </w:div>
                    <w:div w:id="762343601">
                      <w:marLeft w:val="0"/>
                      <w:marRight w:val="0"/>
                      <w:marTop w:val="0"/>
                      <w:marBottom w:val="0"/>
                      <w:divBdr>
                        <w:top w:val="none" w:sz="0" w:space="0" w:color="auto"/>
                        <w:left w:val="none" w:sz="0" w:space="0" w:color="auto"/>
                        <w:bottom w:val="none" w:sz="0" w:space="0" w:color="auto"/>
                        <w:right w:val="none" w:sz="0" w:space="0" w:color="auto"/>
                      </w:divBdr>
                    </w:div>
                    <w:div w:id="1513449616">
                      <w:marLeft w:val="0"/>
                      <w:marRight w:val="0"/>
                      <w:marTop w:val="0"/>
                      <w:marBottom w:val="0"/>
                      <w:divBdr>
                        <w:top w:val="none" w:sz="0" w:space="0" w:color="auto"/>
                        <w:left w:val="none" w:sz="0" w:space="0" w:color="auto"/>
                        <w:bottom w:val="none" w:sz="0" w:space="0" w:color="auto"/>
                        <w:right w:val="none" w:sz="0" w:space="0" w:color="auto"/>
                      </w:divBdr>
                    </w:div>
                    <w:div w:id="260844963">
                      <w:marLeft w:val="0"/>
                      <w:marRight w:val="0"/>
                      <w:marTop w:val="0"/>
                      <w:marBottom w:val="0"/>
                      <w:divBdr>
                        <w:top w:val="none" w:sz="0" w:space="0" w:color="auto"/>
                        <w:left w:val="none" w:sz="0" w:space="0" w:color="auto"/>
                        <w:bottom w:val="none" w:sz="0" w:space="0" w:color="auto"/>
                        <w:right w:val="none" w:sz="0" w:space="0" w:color="auto"/>
                      </w:divBdr>
                    </w:div>
                    <w:div w:id="1759521927">
                      <w:marLeft w:val="0"/>
                      <w:marRight w:val="0"/>
                      <w:marTop w:val="0"/>
                      <w:marBottom w:val="0"/>
                      <w:divBdr>
                        <w:top w:val="none" w:sz="0" w:space="0" w:color="auto"/>
                        <w:left w:val="none" w:sz="0" w:space="0" w:color="auto"/>
                        <w:bottom w:val="none" w:sz="0" w:space="0" w:color="auto"/>
                        <w:right w:val="none" w:sz="0" w:space="0" w:color="auto"/>
                      </w:divBdr>
                    </w:div>
                    <w:div w:id="1039427789">
                      <w:marLeft w:val="0"/>
                      <w:marRight w:val="0"/>
                      <w:marTop w:val="0"/>
                      <w:marBottom w:val="0"/>
                      <w:divBdr>
                        <w:top w:val="none" w:sz="0" w:space="0" w:color="auto"/>
                        <w:left w:val="none" w:sz="0" w:space="0" w:color="auto"/>
                        <w:bottom w:val="none" w:sz="0" w:space="0" w:color="auto"/>
                        <w:right w:val="none" w:sz="0" w:space="0" w:color="auto"/>
                      </w:divBdr>
                    </w:div>
                    <w:div w:id="664405488">
                      <w:marLeft w:val="0"/>
                      <w:marRight w:val="0"/>
                      <w:marTop w:val="0"/>
                      <w:marBottom w:val="0"/>
                      <w:divBdr>
                        <w:top w:val="none" w:sz="0" w:space="0" w:color="auto"/>
                        <w:left w:val="none" w:sz="0" w:space="0" w:color="auto"/>
                        <w:bottom w:val="none" w:sz="0" w:space="0" w:color="auto"/>
                        <w:right w:val="none" w:sz="0" w:space="0" w:color="auto"/>
                      </w:divBdr>
                    </w:div>
                    <w:div w:id="16542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07187">
          <w:marLeft w:val="0"/>
          <w:marRight w:val="0"/>
          <w:marTop w:val="0"/>
          <w:marBottom w:val="0"/>
          <w:divBdr>
            <w:top w:val="none" w:sz="0" w:space="0" w:color="auto"/>
            <w:left w:val="none" w:sz="0" w:space="0" w:color="auto"/>
            <w:bottom w:val="none" w:sz="0" w:space="0" w:color="auto"/>
            <w:right w:val="none" w:sz="0" w:space="0" w:color="auto"/>
          </w:divBdr>
          <w:divsChild>
            <w:div w:id="1636830215">
              <w:marLeft w:val="0"/>
              <w:marRight w:val="0"/>
              <w:marTop w:val="0"/>
              <w:marBottom w:val="0"/>
              <w:divBdr>
                <w:top w:val="none" w:sz="0" w:space="0" w:color="auto"/>
                <w:left w:val="none" w:sz="0" w:space="0" w:color="auto"/>
                <w:bottom w:val="none" w:sz="0" w:space="0" w:color="auto"/>
                <w:right w:val="none" w:sz="0" w:space="0" w:color="auto"/>
              </w:divBdr>
              <w:divsChild>
                <w:div w:id="1289125459">
                  <w:marLeft w:val="0"/>
                  <w:marRight w:val="0"/>
                  <w:marTop w:val="0"/>
                  <w:marBottom w:val="0"/>
                  <w:divBdr>
                    <w:top w:val="none" w:sz="0" w:space="0" w:color="auto"/>
                    <w:left w:val="none" w:sz="0" w:space="0" w:color="auto"/>
                    <w:bottom w:val="none" w:sz="0" w:space="0" w:color="auto"/>
                    <w:right w:val="none" w:sz="0" w:space="0" w:color="auto"/>
                  </w:divBdr>
                  <w:divsChild>
                    <w:div w:id="864513516">
                      <w:marLeft w:val="0"/>
                      <w:marRight w:val="0"/>
                      <w:marTop w:val="0"/>
                      <w:marBottom w:val="0"/>
                      <w:divBdr>
                        <w:top w:val="none" w:sz="0" w:space="0" w:color="auto"/>
                        <w:left w:val="none" w:sz="0" w:space="0" w:color="auto"/>
                        <w:bottom w:val="none" w:sz="0" w:space="0" w:color="auto"/>
                        <w:right w:val="none" w:sz="0" w:space="0" w:color="auto"/>
                      </w:divBdr>
                    </w:div>
                    <w:div w:id="330835379">
                      <w:marLeft w:val="0"/>
                      <w:marRight w:val="0"/>
                      <w:marTop w:val="0"/>
                      <w:marBottom w:val="0"/>
                      <w:divBdr>
                        <w:top w:val="none" w:sz="0" w:space="0" w:color="auto"/>
                        <w:left w:val="none" w:sz="0" w:space="0" w:color="auto"/>
                        <w:bottom w:val="none" w:sz="0" w:space="0" w:color="auto"/>
                        <w:right w:val="none" w:sz="0" w:space="0" w:color="auto"/>
                      </w:divBdr>
                    </w:div>
                    <w:div w:id="1347172041">
                      <w:marLeft w:val="0"/>
                      <w:marRight w:val="0"/>
                      <w:marTop w:val="0"/>
                      <w:marBottom w:val="0"/>
                      <w:divBdr>
                        <w:top w:val="none" w:sz="0" w:space="0" w:color="auto"/>
                        <w:left w:val="none" w:sz="0" w:space="0" w:color="auto"/>
                        <w:bottom w:val="none" w:sz="0" w:space="0" w:color="auto"/>
                        <w:right w:val="none" w:sz="0" w:space="0" w:color="auto"/>
                      </w:divBdr>
                    </w:div>
                    <w:div w:id="1219433687">
                      <w:marLeft w:val="0"/>
                      <w:marRight w:val="0"/>
                      <w:marTop w:val="0"/>
                      <w:marBottom w:val="0"/>
                      <w:divBdr>
                        <w:top w:val="none" w:sz="0" w:space="0" w:color="auto"/>
                        <w:left w:val="none" w:sz="0" w:space="0" w:color="auto"/>
                        <w:bottom w:val="none" w:sz="0" w:space="0" w:color="auto"/>
                        <w:right w:val="none" w:sz="0" w:space="0" w:color="auto"/>
                      </w:divBdr>
                    </w:div>
                    <w:div w:id="127207506">
                      <w:marLeft w:val="0"/>
                      <w:marRight w:val="0"/>
                      <w:marTop w:val="0"/>
                      <w:marBottom w:val="0"/>
                      <w:divBdr>
                        <w:top w:val="none" w:sz="0" w:space="0" w:color="auto"/>
                        <w:left w:val="none" w:sz="0" w:space="0" w:color="auto"/>
                        <w:bottom w:val="none" w:sz="0" w:space="0" w:color="auto"/>
                        <w:right w:val="none" w:sz="0" w:space="0" w:color="auto"/>
                      </w:divBdr>
                    </w:div>
                    <w:div w:id="1060640524">
                      <w:marLeft w:val="0"/>
                      <w:marRight w:val="0"/>
                      <w:marTop w:val="0"/>
                      <w:marBottom w:val="0"/>
                      <w:divBdr>
                        <w:top w:val="none" w:sz="0" w:space="0" w:color="auto"/>
                        <w:left w:val="none" w:sz="0" w:space="0" w:color="auto"/>
                        <w:bottom w:val="none" w:sz="0" w:space="0" w:color="auto"/>
                        <w:right w:val="none" w:sz="0" w:space="0" w:color="auto"/>
                      </w:divBdr>
                    </w:div>
                    <w:div w:id="898394654">
                      <w:marLeft w:val="0"/>
                      <w:marRight w:val="0"/>
                      <w:marTop w:val="0"/>
                      <w:marBottom w:val="0"/>
                      <w:divBdr>
                        <w:top w:val="none" w:sz="0" w:space="0" w:color="auto"/>
                        <w:left w:val="none" w:sz="0" w:space="0" w:color="auto"/>
                        <w:bottom w:val="none" w:sz="0" w:space="0" w:color="auto"/>
                        <w:right w:val="none" w:sz="0" w:space="0" w:color="auto"/>
                      </w:divBdr>
                    </w:div>
                    <w:div w:id="518006292">
                      <w:marLeft w:val="0"/>
                      <w:marRight w:val="0"/>
                      <w:marTop w:val="0"/>
                      <w:marBottom w:val="0"/>
                      <w:divBdr>
                        <w:top w:val="none" w:sz="0" w:space="0" w:color="auto"/>
                        <w:left w:val="none" w:sz="0" w:space="0" w:color="auto"/>
                        <w:bottom w:val="none" w:sz="0" w:space="0" w:color="auto"/>
                        <w:right w:val="none" w:sz="0" w:space="0" w:color="auto"/>
                      </w:divBdr>
                    </w:div>
                    <w:div w:id="13210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8564">
          <w:marLeft w:val="0"/>
          <w:marRight w:val="0"/>
          <w:marTop w:val="0"/>
          <w:marBottom w:val="0"/>
          <w:divBdr>
            <w:top w:val="none" w:sz="0" w:space="0" w:color="auto"/>
            <w:left w:val="none" w:sz="0" w:space="0" w:color="auto"/>
            <w:bottom w:val="none" w:sz="0" w:space="0" w:color="auto"/>
            <w:right w:val="none" w:sz="0" w:space="0" w:color="auto"/>
          </w:divBdr>
          <w:divsChild>
            <w:div w:id="738792780">
              <w:marLeft w:val="0"/>
              <w:marRight w:val="0"/>
              <w:marTop w:val="0"/>
              <w:marBottom w:val="0"/>
              <w:divBdr>
                <w:top w:val="none" w:sz="0" w:space="0" w:color="auto"/>
                <w:left w:val="none" w:sz="0" w:space="0" w:color="auto"/>
                <w:bottom w:val="none" w:sz="0" w:space="0" w:color="auto"/>
                <w:right w:val="none" w:sz="0" w:space="0" w:color="auto"/>
              </w:divBdr>
              <w:divsChild>
                <w:div w:id="249319599">
                  <w:marLeft w:val="0"/>
                  <w:marRight w:val="0"/>
                  <w:marTop w:val="0"/>
                  <w:marBottom w:val="0"/>
                  <w:divBdr>
                    <w:top w:val="none" w:sz="0" w:space="0" w:color="auto"/>
                    <w:left w:val="none" w:sz="0" w:space="0" w:color="auto"/>
                    <w:bottom w:val="none" w:sz="0" w:space="0" w:color="auto"/>
                    <w:right w:val="none" w:sz="0" w:space="0" w:color="auto"/>
                  </w:divBdr>
                  <w:divsChild>
                    <w:div w:id="465122687">
                      <w:marLeft w:val="0"/>
                      <w:marRight w:val="0"/>
                      <w:marTop w:val="0"/>
                      <w:marBottom w:val="0"/>
                      <w:divBdr>
                        <w:top w:val="none" w:sz="0" w:space="0" w:color="auto"/>
                        <w:left w:val="none" w:sz="0" w:space="0" w:color="auto"/>
                        <w:bottom w:val="none" w:sz="0" w:space="0" w:color="auto"/>
                        <w:right w:val="none" w:sz="0" w:space="0" w:color="auto"/>
                      </w:divBdr>
                    </w:div>
                    <w:div w:id="1459376812">
                      <w:marLeft w:val="0"/>
                      <w:marRight w:val="0"/>
                      <w:marTop w:val="0"/>
                      <w:marBottom w:val="0"/>
                      <w:divBdr>
                        <w:top w:val="none" w:sz="0" w:space="0" w:color="auto"/>
                        <w:left w:val="none" w:sz="0" w:space="0" w:color="auto"/>
                        <w:bottom w:val="none" w:sz="0" w:space="0" w:color="auto"/>
                        <w:right w:val="none" w:sz="0" w:space="0" w:color="auto"/>
                      </w:divBdr>
                    </w:div>
                    <w:div w:id="758797179">
                      <w:marLeft w:val="0"/>
                      <w:marRight w:val="0"/>
                      <w:marTop w:val="0"/>
                      <w:marBottom w:val="0"/>
                      <w:divBdr>
                        <w:top w:val="none" w:sz="0" w:space="0" w:color="auto"/>
                        <w:left w:val="none" w:sz="0" w:space="0" w:color="auto"/>
                        <w:bottom w:val="none" w:sz="0" w:space="0" w:color="auto"/>
                        <w:right w:val="none" w:sz="0" w:space="0" w:color="auto"/>
                      </w:divBdr>
                    </w:div>
                    <w:div w:id="766851740">
                      <w:marLeft w:val="0"/>
                      <w:marRight w:val="0"/>
                      <w:marTop w:val="0"/>
                      <w:marBottom w:val="0"/>
                      <w:divBdr>
                        <w:top w:val="none" w:sz="0" w:space="0" w:color="auto"/>
                        <w:left w:val="none" w:sz="0" w:space="0" w:color="auto"/>
                        <w:bottom w:val="none" w:sz="0" w:space="0" w:color="auto"/>
                        <w:right w:val="none" w:sz="0" w:space="0" w:color="auto"/>
                      </w:divBdr>
                    </w:div>
                    <w:div w:id="238831829">
                      <w:marLeft w:val="0"/>
                      <w:marRight w:val="0"/>
                      <w:marTop w:val="0"/>
                      <w:marBottom w:val="0"/>
                      <w:divBdr>
                        <w:top w:val="none" w:sz="0" w:space="0" w:color="auto"/>
                        <w:left w:val="none" w:sz="0" w:space="0" w:color="auto"/>
                        <w:bottom w:val="none" w:sz="0" w:space="0" w:color="auto"/>
                        <w:right w:val="none" w:sz="0" w:space="0" w:color="auto"/>
                      </w:divBdr>
                    </w:div>
                    <w:div w:id="514078281">
                      <w:marLeft w:val="0"/>
                      <w:marRight w:val="0"/>
                      <w:marTop w:val="0"/>
                      <w:marBottom w:val="0"/>
                      <w:divBdr>
                        <w:top w:val="none" w:sz="0" w:space="0" w:color="auto"/>
                        <w:left w:val="none" w:sz="0" w:space="0" w:color="auto"/>
                        <w:bottom w:val="none" w:sz="0" w:space="0" w:color="auto"/>
                        <w:right w:val="none" w:sz="0" w:space="0" w:color="auto"/>
                      </w:divBdr>
                    </w:div>
                    <w:div w:id="421802975">
                      <w:marLeft w:val="0"/>
                      <w:marRight w:val="0"/>
                      <w:marTop w:val="0"/>
                      <w:marBottom w:val="0"/>
                      <w:divBdr>
                        <w:top w:val="none" w:sz="0" w:space="0" w:color="auto"/>
                        <w:left w:val="none" w:sz="0" w:space="0" w:color="auto"/>
                        <w:bottom w:val="none" w:sz="0" w:space="0" w:color="auto"/>
                        <w:right w:val="none" w:sz="0" w:space="0" w:color="auto"/>
                      </w:divBdr>
                    </w:div>
                    <w:div w:id="2055152833">
                      <w:marLeft w:val="0"/>
                      <w:marRight w:val="0"/>
                      <w:marTop w:val="0"/>
                      <w:marBottom w:val="0"/>
                      <w:divBdr>
                        <w:top w:val="none" w:sz="0" w:space="0" w:color="auto"/>
                        <w:left w:val="none" w:sz="0" w:space="0" w:color="auto"/>
                        <w:bottom w:val="none" w:sz="0" w:space="0" w:color="auto"/>
                        <w:right w:val="none" w:sz="0" w:space="0" w:color="auto"/>
                      </w:divBdr>
                    </w:div>
                    <w:div w:id="2166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01630">
          <w:marLeft w:val="0"/>
          <w:marRight w:val="0"/>
          <w:marTop w:val="0"/>
          <w:marBottom w:val="0"/>
          <w:divBdr>
            <w:top w:val="none" w:sz="0" w:space="0" w:color="auto"/>
            <w:left w:val="none" w:sz="0" w:space="0" w:color="auto"/>
            <w:bottom w:val="none" w:sz="0" w:space="0" w:color="auto"/>
            <w:right w:val="none" w:sz="0" w:space="0" w:color="auto"/>
          </w:divBdr>
          <w:divsChild>
            <w:div w:id="725763781">
              <w:marLeft w:val="0"/>
              <w:marRight w:val="0"/>
              <w:marTop w:val="0"/>
              <w:marBottom w:val="0"/>
              <w:divBdr>
                <w:top w:val="none" w:sz="0" w:space="0" w:color="auto"/>
                <w:left w:val="none" w:sz="0" w:space="0" w:color="auto"/>
                <w:bottom w:val="none" w:sz="0" w:space="0" w:color="auto"/>
                <w:right w:val="none" w:sz="0" w:space="0" w:color="auto"/>
              </w:divBdr>
              <w:divsChild>
                <w:div w:id="1350990033">
                  <w:marLeft w:val="0"/>
                  <w:marRight w:val="0"/>
                  <w:marTop w:val="0"/>
                  <w:marBottom w:val="0"/>
                  <w:divBdr>
                    <w:top w:val="none" w:sz="0" w:space="0" w:color="auto"/>
                    <w:left w:val="none" w:sz="0" w:space="0" w:color="auto"/>
                    <w:bottom w:val="none" w:sz="0" w:space="0" w:color="auto"/>
                    <w:right w:val="none" w:sz="0" w:space="0" w:color="auto"/>
                  </w:divBdr>
                  <w:divsChild>
                    <w:div w:id="1323506722">
                      <w:marLeft w:val="0"/>
                      <w:marRight w:val="0"/>
                      <w:marTop w:val="0"/>
                      <w:marBottom w:val="0"/>
                      <w:divBdr>
                        <w:top w:val="none" w:sz="0" w:space="0" w:color="auto"/>
                        <w:left w:val="none" w:sz="0" w:space="0" w:color="auto"/>
                        <w:bottom w:val="none" w:sz="0" w:space="0" w:color="auto"/>
                        <w:right w:val="none" w:sz="0" w:space="0" w:color="auto"/>
                      </w:divBdr>
                    </w:div>
                    <w:div w:id="1305240360">
                      <w:marLeft w:val="0"/>
                      <w:marRight w:val="0"/>
                      <w:marTop w:val="0"/>
                      <w:marBottom w:val="0"/>
                      <w:divBdr>
                        <w:top w:val="none" w:sz="0" w:space="0" w:color="auto"/>
                        <w:left w:val="none" w:sz="0" w:space="0" w:color="auto"/>
                        <w:bottom w:val="none" w:sz="0" w:space="0" w:color="auto"/>
                        <w:right w:val="none" w:sz="0" w:space="0" w:color="auto"/>
                      </w:divBdr>
                    </w:div>
                    <w:div w:id="554583905">
                      <w:marLeft w:val="0"/>
                      <w:marRight w:val="0"/>
                      <w:marTop w:val="0"/>
                      <w:marBottom w:val="0"/>
                      <w:divBdr>
                        <w:top w:val="none" w:sz="0" w:space="0" w:color="auto"/>
                        <w:left w:val="none" w:sz="0" w:space="0" w:color="auto"/>
                        <w:bottom w:val="none" w:sz="0" w:space="0" w:color="auto"/>
                        <w:right w:val="none" w:sz="0" w:space="0" w:color="auto"/>
                      </w:divBdr>
                    </w:div>
                    <w:div w:id="2085830857">
                      <w:marLeft w:val="0"/>
                      <w:marRight w:val="0"/>
                      <w:marTop w:val="0"/>
                      <w:marBottom w:val="0"/>
                      <w:divBdr>
                        <w:top w:val="none" w:sz="0" w:space="0" w:color="auto"/>
                        <w:left w:val="none" w:sz="0" w:space="0" w:color="auto"/>
                        <w:bottom w:val="none" w:sz="0" w:space="0" w:color="auto"/>
                        <w:right w:val="none" w:sz="0" w:space="0" w:color="auto"/>
                      </w:divBdr>
                    </w:div>
                    <w:div w:id="2109503344">
                      <w:marLeft w:val="0"/>
                      <w:marRight w:val="0"/>
                      <w:marTop w:val="0"/>
                      <w:marBottom w:val="0"/>
                      <w:divBdr>
                        <w:top w:val="none" w:sz="0" w:space="0" w:color="auto"/>
                        <w:left w:val="none" w:sz="0" w:space="0" w:color="auto"/>
                        <w:bottom w:val="none" w:sz="0" w:space="0" w:color="auto"/>
                        <w:right w:val="none" w:sz="0" w:space="0" w:color="auto"/>
                      </w:divBdr>
                    </w:div>
                    <w:div w:id="1114710174">
                      <w:marLeft w:val="0"/>
                      <w:marRight w:val="0"/>
                      <w:marTop w:val="0"/>
                      <w:marBottom w:val="0"/>
                      <w:divBdr>
                        <w:top w:val="none" w:sz="0" w:space="0" w:color="auto"/>
                        <w:left w:val="none" w:sz="0" w:space="0" w:color="auto"/>
                        <w:bottom w:val="none" w:sz="0" w:space="0" w:color="auto"/>
                        <w:right w:val="none" w:sz="0" w:space="0" w:color="auto"/>
                      </w:divBdr>
                    </w:div>
                    <w:div w:id="1580552523">
                      <w:marLeft w:val="0"/>
                      <w:marRight w:val="0"/>
                      <w:marTop w:val="0"/>
                      <w:marBottom w:val="0"/>
                      <w:divBdr>
                        <w:top w:val="none" w:sz="0" w:space="0" w:color="auto"/>
                        <w:left w:val="none" w:sz="0" w:space="0" w:color="auto"/>
                        <w:bottom w:val="none" w:sz="0" w:space="0" w:color="auto"/>
                        <w:right w:val="none" w:sz="0" w:space="0" w:color="auto"/>
                      </w:divBdr>
                    </w:div>
                    <w:div w:id="1100444696">
                      <w:marLeft w:val="0"/>
                      <w:marRight w:val="0"/>
                      <w:marTop w:val="0"/>
                      <w:marBottom w:val="0"/>
                      <w:divBdr>
                        <w:top w:val="none" w:sz="0" w:space="0" w:color="auto"/>
                        <w:left w:val="none" w:sz="0" w:space="0" w:color="auto"/>
                        <w:bottom w:val="none" w:sz="0" w:space="0" w:color="auto"/>
                        <w:right w:val="none" w:sz="0" w:space="0" w:color="auto"/>
                      </w:divBdr>
                    </w:div>
                    <w:div w:id="1623224820">
                      <w:marLeft w:val="0"/>
                      <w:marRight w:val="0"/>
                      <w:marTop w:val="0"/>
                      <w:marBottom w:val="0"/>
                      <w:divBdr>
                        <w:top w:val="none" w:sz="0" w:space="0" w:color="auto"/>
                        <w:left w:val="none" w:sz="0" w:space="0" w:color="auto"/>
                        <w:bottom w:val="none" w:sz="0" w:space="0" w:color="auto"/>
                        <w:right w:val="none" w:sz="0" w:space="0" w:color="auto"/>
                      </w:divBdr>
                    </w:div>
                    <w:div w:id="927810937">
                      <w:marLeft w:val="0"/>
                      <w:marRight w:val="0"/>
                      <w:marTop w:val="0"/>
                      <w:marBottom w:val="0"/>
                      <w:divBdr>
                        <w:top w:val="none" w:sz="0" w:space="0" w:color="auto"/>
                        <w:left w:val="none" w:sz="0" w:space="0" w:color="auto"/>
                        <w:bottom w:val="none" w:sz="0" w:space="0" w:color="auto"/>
                        <w:right w:val="none" w:sz="0" w:space="0" w:color="auto"/>
                      </w:divBdr>
                    </w:div>
                    <w:div w:id="1635527480">
                      <w:marLeft w:val="0"/>
                      <w:marRight w:val="0"/>
                      <w:marTop w:val="0"/>
                      <w:marBottom w:val="0"/>
                      <w:divBdr>
                        <w:top w:val="none" w:sz="0" w:space="0" w:color="auto"/>
                        <w:left w:val="none" w:sz="0" w:space="0" w:color="auto"/>
                        <w:bottom w:val="none" w:sz="0" w:space="0" w:color="auto"/>
                        <w:right w:val="none" w:sz="0" w:space="0" w:color="auto"/>
                      </w:divBdr>
                    </w:div>
                    <w:div w:id="272055324">
                      <w:marLeft w:val="0"/>
                      <w:marRight w:val="0"/>
                      <w:marTop w:val="0"/>
                      <w:marBottom w:val="0"/>
                      <w:divBdr>
                        <w:top w:val="none" w:sz="0" w:space="0" w:color="auto"/>
                        <w:left w:val="none" w:sz="0" w:space="0" w:color="auto"/>
                        <w:bottom w:val="none" w:sz="0" w:space="0" w:color="auto"/>
                        <w:right w:val="none" w:sz="0" w:space="0" w:color="auto"/>
                      </w:divBdr>
                    </w:div>
                    <w:div w:id="96601921">
                      <w:marLeft w:val="0"/>
                      <w:marRight w:val="0"/>
                      <w:marTop w:val="0"/>
                      <w:marBottom w:val="0"/>
                      <w:divBdr>
                        <w:top w:val="none" w:sz="0" w:space="0" w:color="auto"/>
                        <w:left w:val="none" w:sz="0" w:space="0" w:color="auto"/>
                        <w:bottom w:val="none" w:sz="0" w:space="0" w:color="auto"/>
                        <w:right w:val="none" w:sz="0" w:space="0" w:color="auto"/>
                      </w:divBdr>
                    </w:div>
                    <w:div w:id="1659111210">
                      <w:marLeft w:val="0"/>
                      <w:marRight w:val="0"/>
                      <w:marTop w:val="0"/>
                      <w:marBottom w:val="0"/>
                      <w:divBdr>
                        <w:top w:val="none" w:sz="0" w:space="0" w:color="auto"/>
                        <w:left w:val="none" w:sz="0" w:space="0" w:color="auto"/>
                        <w:bottom w:val="none" w:sz="0" w:space="0" w:color="auto"/>
                        <w:right w:val="none" w:sz="0" w:space="0" w:color="auto"/>
                      </w:divBdr>
                    </w:div>
                    <w:div w:id="1558277301">
                      <w:marLeft w:val="0"/>
                      <w:marRight w:val="0"/>
                      <w:marTop w:val="0"/>
                      <w:marBottom w:val="0"/>
                      <w:divBdr>
                        <w:top w:val="none" w:sz="0" w:space="0" w:color="auto"/>
                        <w:left w:val="none" w:sz="0" w:space="0" w:color="auto"/>
                        <w:bottom w:val="none" w:sz="0" w:space="0" w:color="auto"/>
                        <w:right w:val="none" w:sz="0" w:space="0" w:color="auto"/>
                      </w:divBdr>
                    </w:div>
                    <w:div w:id="2075228497">
                      <w:marLeft w:val="0"/>
                      <w:marRight w:val="0"/>
                      <w:marTop w:val="0"/>
                      <w:marBottom w:val="0"/>
                      <w:divBdr>
                        <w:top w:val="none" w:sz="0" w:space="0" w:color="auto"/>
                        <w:left w:val="none" w:sz="0" w:space="0" w:color="auto"/>
                        <w:bottom w:val="none" w:sz="0" w:space="0" w:color="auto"/>
                        <w:right w:val="none" w:sz="0" w:space="0" w:color="auto"/>
                      </w:divBdr>
                    </w:div>
                    <w:div w:id="1458642212">
                      <w:marLeft w:val="0"/>
                      <w:marRight w:val="0"/>
                      <w:marTop w:val="0"/>
                      <w:marBottom w:val="0"/>
                      <w:divBdr>
                        <w:top w:val="none" w:sz="0" w:space="0" w:color="auto"/>
                        <w:left w:val="none" w:sz="0" w:space="0" w:color="auto"/>
                        <w:bottom w:val="none" w:sz="0" w:space="0" w:color="auto"/>
                        <w:right w:val="none" w:sz="0" w:space="0" w:color="auto"/>
                      </w:divBdr>
                    </w:div>
                    <w:div w:id="2022464389">
                      <w:marLeft w:val="0"/>
                      <w:marRight w:val="0"/>
                      <w:marTop w:val="0"/>
                      <w:marBottom w:val="0"/>
                      <w:divBdr>
                        <w:top w:val="none" w:sz="0" w:space="0" w:color="auto"/>
                        <w:left w:val="none" w:sz="0" w:space="0" w:color="auto"/>
                        <w:bottom w:val="none" w:sz="0" w:space="0" w:color="auto"/>
                        <w:right w:val="none" w:sz="0" w:space="0" w:color="auto"/>
                      </w:divBdr>
                    </w:div>
                    <w:div w:id="7536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202311">
      <w:bodyDiv w:val="1"/>
      <w:marLeft w:val="0"/>
      <w:marRight w:val="0"/>
      <w:marTop w:val="0"/>
      <w:marBottom w:val="0"/>
      <w:divBdr>
        <w:top w:val="none" w:sz="0" w:space="0" w:color="auto"/>
        <w:left w:val="none" w:sz="0" w:space="0" w:color="auto"/>
        <w:bottom w:val="none" w:sz="0" w:space="0" w:color="auto"/>
        <w:right w:val="none" w:sz="0" w:space="0" w:color="auto"/>
      </w:divBdr>
      <w:divsChild>
        <w:div w:id="965282051">
          <w:marLeft w:val="0"/>
          <w:marRight w:val="0"/>
          <w:marTop w:val="0"/>
          <w:marBottom w:val="0"/>
          <w:divBdr>
            <w:top w:val="none" w:sz="0" w:space="0" w:color="auto"/>
            <w:left w:val="none" w:sz="0" w:space="0" w:color="auto"/>
            <w:bottom w:val="none" w:sz="0" w:space="0" w:color="auto"/>
            <w:right w:val="none" w:sz="0" w:space="0" w:color="auto"/>
          </w:divBdr>
          <w:divsChild>
            <w:div w:id="395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8257">
      <w:bodyDiv w:val="1"/>
      <w:marLeft w:val="0"/>
      <w:marRight w:val="0"/>
      <w:marTop w:val="0"/>
      <w:marBottom w:val="0"/>
      <w:divBdr>
        <w:top w:val="none" w:sz="0" w:space="0" w:color="auto"/>
        <w:left w:val="none" w:sz="0" w:space="0" w:color="auto"/>
        <w:bottom w:val="none" w:sz="0" w:space="0" w:color="auto"/>
        <w:right w:val="none" w:sz="0" w:space="0" w:color="auto"/>
      </w:divBdr>
    </w:div>
    <w:div w:id="1050153415">
      <w:bodyDiv w:val="1"/>
      <w:marLeft w:val="0"/>
      <w:marRight w:val="0"/>
      <w:marTop w:val="0"/>
      <w:marBottom w:val="0"/>
      <w:divBdr>
        <w:top w:val="none" w:sz="0" w:space="0" w:color="auto"/>
        <w:left w:val="none" w:sz="0" w:space="0" w:color="auto"/>
        <w:bottom w:val="none" w:sz="0" w:space="0" w:color="auto"/>
        <w:right w:val="none" w:sz="0" w:space="0" w:color="auto"/>
      </w:divBdr>
    </w:div>
    <w:div w:id="1076629564">
      <w:bodyDiv w:val="1"/>
      <w:marLeft w:val="0"/>
      <w:marRight w:val="0"/>
      <w:marTop w:val="0"/>
      <w:marBottom w:val="0"/>
      <w:divBdr>
        <w:top w:val="none" w:sz="0" w:space="0" w:color="auto"/>
        <w:left w:val="none" w:sz="0" w:space="0" w:color="auto"/>
        <w:bottom w:val="none" w:sz="0" w:space="0" w:color="auto"/>
        <w:right w:val="none" w:sz="0" w:space="0" w:color="auto"/>
      </w:divBdr>
      <w:divsChild>
        <w:div w:id="2974178">
          <w:marLeft w:val="0"/>
          <w:marRight w:val="0"/>
          <w:marTop w:val="0"/>
          <w:marBottom w:val="0"/>
          <w:divBdr>
            <w:top w:val="none" w:sz="0" w:space="0" w:color="auto"/>
            <w:left w:val="none" w:sz="0" w:space="0" w:color="auto"/>
            <w:bottom w:val="none" w:sz="0" w:space="0" w:color="auto"/>
            <w:right w:val="none" w:sz="0" w:space="0" w:color="auto"/>
          </w:divBdr>
          <w:divsChild>
            <w:div w:id="190648631">
              <w:marLeft w:val="0"/>
              <w:marRight w:val="0"/>
              <w:marTop w:val="0"/>
              <w:marBottom w:val="0"/>
              <w:divBdr>
                <w:top w:val="none" w:sz="0" w:space="0" w:color="auto"/>
                <w:left w:val="none" w:sz="0" w:space="0" w:color="auto"/>
                <w:bottom w:val="none" w:sz="0" w:space="0" w:color="auto"/>
                <w:right w:val="none" w:sz="0" w:space="0" w:color="auto"/>
              </w:divBdr>
            </w:div>
          </w:divsChild>
        </w:div>
        <w:div w:id="249899596">
          <w:marLeft w:val="0"/>
          <w:marRight w:val="0"/>
          <w:marTop w:val="0"/>
          <w:marBottom w:val="0"/>
          <w:divBdr>
            <w:top w:val="none" w:sz="0" w:space="0" w:color="auto"/>
            <w:left w:val="none" w:sz="0" w:space="0" w:color="auto"/>
            <w:bottom w:val="none" w:sz="0" w:space="0" w:color="auto"/>
            <w:right w:val="none" w:sz="0" w:space="0" w:color="auto"/>
          </w:divBdr>
          <w:divsChild>
            <w:div w:id="806513478">
              <w:marLeft w:val="0"/>
              <w:marRight w:val="0"/>
              <w:marTop w:val="0"/>
              <w:marBottom w:val="0"/>
              <w:divBdr>
                <w:top w:val="none" w:sz="0" w:space="0" w:color="auto"/>
                <w:left w:val="none" w:sz="0" w:space="0" w:color="auto"/>
                <w:bottom w:val="none" w:sz="0" w:space="0" w:color="auto"/>
                <w:right w:val="none" w:sz="0" w:space="0" w:color="auto"/>
              </w:divBdr>
            </w:div>
          </w:divsChild>
        </w:div>
        <w:div w:id="364645470">
          <w:marLeft w:val="0"/>
          <w:marRight w:val="0"/>
          <w:marTop w:val="0"/>
          <w:marBottom w:val="0"/>
          <w:divBdr>
            <w:top w:val="none" w:sz="0" w:space="0" w:color="auto"/>
            <w:left w:val="none" w:sz="0" w:space="0" w:color="auto"/>
            <w:bottom w:val="none" w:sz="0" w:space="0" w:color="auto"/>
            <w:right w:val="none" w:sz="0" w:space="0" w:color="auto"/>
          </w:divBdr>
          <w:divsChild>
            <w:div w:id="283195566">
              <w:marLeft w:val="0"/>
              <w:marRight w:val="0"/>
              <w:marTop w:val="0"/>
              <w:marBottom w:val="0"/>
              <w:divBdr>
                <w:top w:val="none" w:sz="0" w:space="0" w:color="auto"/>
                <w:left w:val="none" w:sz="0" w:space="0" w:color="auto"/>
                <w:bottom w:val="none" w:sz="0" w:space="0" w:color="auto"/>
                <w:right w:val="none" w:sz="0" w:space="0" w:color="auto"/>
              </w:divBdr>
            </w:div>
          </w:divsChild>
        </w:div>
        <w:div w:id="577054894">
          <w:marLeft w:val="0"/>
          <w:marRight w:val="0"/>
          <w:marTop w:val="0"/>
          <w:marBottom w:val="0"/>
          <w:divBdr>
            <w:top w:val="none" w:sz="0" w:space="0" w:color="auto"/>
            <w:left w:val="none" w:sz="0" w:space="0" w:color="auto"/>
            <w:bottom w:val="none" w:sz="0" w:space="0" w:color="auto"/>
            <w:right w:val="none" w:sz="0" w:space="0" w:color="auto"/>
          </w:divBdr>
          <w:divsChild>
            <w:div w:id="876745480">
              <w:marLeft w:val="0"/>
              <w:marRight w:val="0"/>
              <w:marTop w:val="0"/>
              <w:marBottom w:val="0"/>
              <w:divBdr>
                <w:top w:val="none" w:sz="0" w:space="0" w:color="auto"/>
                <w:left w:val="none" w:sz="0" w:space="0" w:color="auto"/>
                <w:bottom w:val="none" w:sz="0" w:space="0" w:color="auto"/>
                <w:right w:val="none" w:sz="0" w:space="0" w:color="auto"/>
              </w:divBdr>
            </w:div>
          </w:divsChild>
        </w:div>
        <w:div w:id="1909530169">
          <w:marLeft w:val="0"/>
          <w:marRight w:val="0"/>
          <w:marTop w:val="0"/>
          <w:marBottom w:val="0"/>
          <w:divBdr>
            <w:top w:val="none" w:sz="0" w:space="0" w:color="auto"/>
            <w:left w:val="none" w:sz="0" w:space="0" w:color="auto"/>
            <w:bottom w:val="none" w:sz="0" w:space="0" w:color="auto"/>
            <w:right w:val="none" w:sz="0" w:space="0" w:color="auto"/>
          </w:divBdr>
          <w:divsChild>
            <w:div w:id="783498217">
              <w:marLeft w:val="0"/>
              <w:marRight w:val="0"/>
              <w:marTop w:val="0"/>
              <w:marBottom w:val="0"/>
              <w:divBdr>
                <w:top w:val="none" w:sz="0" w:space="0" w:color="auto"/>
                <w:left w:val="none" w:sz="0" w:space="0" w:color="auto"/>
                <w:bottom w:val="none" w:sz="0" w:space="0" w:color="auto"/>
                <w:right w:val="none" w:sz="0" w:space="0" w:color="auto"/>
              </w:divBdr>
            </w:div>
          </w:divsChild>
        </w:div>
        <w:div w:id="1990163673">
          <w:marLeft w:val="0"/>
          <w:marRight w:val="0"/>
          <w:marTop w:val="0"/>
          <w:marBottom w:val="0"/>
          <w:divBdr>
            <w:top w:val="none" w:sz="0" w:space="0" w:color="auto"/>
            <w:left w:val="none" w:sz="0" w:space="0" w:color="auto"/>
            <w:bottom w:val="none" w:sz="0" w:space="0" w:color="auto"/>
            <w:right w:val="none" w:sz="0" w:space="0" w:color="auto"/>
          </w:divBdr>
          <w:divsChild>
            <w:div w:id="15607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19">
      <w:bodyDiv w:val="1"/>
      <w:marLeft w:val="0"/>
      <w:marRight w:val="0"/>
      <w:marTop w:val="0"/>
      <w:marBottom w:val="0"/>
      <w:divBdr>
        <w:top w:val="none" w:sz="0" w:space="0" w:color="auto"/>
        <w:left w:val="none" w:sz="0" w:space="0" w:color="auto"/>
        <w:bottom w:val="none" w:sz="0" w:space="0" w:color="auto"/>
        <w:right w:val="none" w:sz="0" w:space="0" w:color="auto"/>
      </w:divBdr>
    </w:div>
    <w:div w:id="1091199590">
      <w:bodyDiv w:val="1"/>
      <w:marLeft w:val="0"/>
      <w:marRight w:val="0"/>
      <w:marTop w:val="0"/>
      <w:marBottom w:val="0"/>
      <w:divBdr>
        <w:top w:val="none" w:sz="0" w:space="0" w:color="auto"/>
        <w:left w:val="none" w:sz="0" w:space="0" w:color="auto"/>
        <w:bottom w:val="none" w:sz="0" w:space="0" w:color="auto"/>
        <w:right w:val="none" w:sz="0" w:space="0" w:color="auto"/>
      </w:divBdr>
      <w:divsChild>
        <w:div w:id="1096054977">
          <w:marLeft w:val="90"/>
          <w:marRight w:val="90"/>
          <w:marTop w:val="180"/>
          <w:marBottom w:val="180"/>
          <w:divBdr>
            <w:top w:val="none" w:sz="0" w:space="0" w:color="auto"/>
            <w:left w:val="none" w:sz="0" w:space="0" w:color="auto"/>
            <w:bottom w:val="none" w:sz="0" w:space="0" w:color="auto"/>
            <w:right w:val="none" w:sz="0" w:space="0" w:color="auto"/>
          </w:divBdr>
        </w:div>
        <w:div w:id="657881725">
          <w:marLeft w:val="90"/>
          <w:marRight w:val="90"/>
          <w:marTop w:val="180"/>
          <w:marBottom w:val="180"/>
          <w:divBdr>
            <w:top w:val="none" w:sz="0" w:space="0" w:color="auto"/>
            <w:left w:val="none" w:sz="0" w:space="0" w:color="auto"/>
            <w:bottom w:val="none" w:sz="0" w:space="0" w:color="auto"/>
            <w:right w:val="none" w:sz="0" w:space="0" w:color="auto"/>
          </w:divBdr>
        </w:div>
      </w:divsChild>
    </w:div>
    <w:div w:id="1136753108">
      <w:bodyDiv w:val="1"/>
      <w:marLeft w:val="0"/>
      <w:marRight w:val="0"/>
      <w:marTop w:val="0"/>
      <w:marBottom w:val="0"/>
      <w:divBdr>
        <w:top w:val="none" w:sz="0" w:space="0" w:color="auto"/>
        <w:left w:val="none" w:sz="0" w:space="0" w:color="auto"/>
        <w:bottom w:val="none" w:sz="0" w:space="0" w:color="auto"/>
        <w:right w:val="none" w:sz="0" w:space="0" w:color="auto"/>
      </w:divBdr>
    </w:div>
    <w:div w:id="1138915225">
      <w:bodyDiv w:val="1"/>
      <w:marLeft w:val="0"/>
      <w:marRight w:val="0"/>
      <w:marTop w:val="0"/>
      <w:marBottom w:val="0"/>
      <w:divBdr>
        <w:top w:val="none" w:sz="0" w:space="0" w:color="auto"/>
        <w:left w:val="none" w:sz="0" w:space="0" w:color="auto"/>
        <w:bottom w:val="none" w:sz="0" w:space="0" w:color="auto"/>
        <w:right w:val="none" w:sz="0" w:space="0" w:color="auto"/>
      </w:divBdr>
      <w:divsChild>
        <w:div w:id="237642870">
          <w:marLeft w:val="0"/>
          <w:marRight w:val="0"/>
          <w:marTop w:val="0"/>
          <w:marBottom w:val="0"/>
          <w:divBdr>
            <w:top w:val="none" w:sz="0" w:space="0" w:color="auto"/>
            <w:left w:val="none" w:sz="0" w:space="0" w:color="auto"/>
            <w:bottom w:val="none" w:sz="0" w:space="0" w:color="auto"/>
            <w:right w:val="none" w:sz="0" w:space="0" w:color="auto"/>
          </w:divBdr>
          <w:divsChild>
            <w:div w:id="4929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8171">
      <w:bodyDiv w:val="1"/>
      <w:marLeft w:val="0"/>
      <w:marRight w:val="0"/>
      <w:marTop w:val="0"/>
      <w:marBottom w:val="0"/>
      <w:divBdr>
        <w:top w:val="none" w:sz="0" w:space="0" w:color="auto"/>
        <w:left w:val="none" w:sz="0" w:space="0" w:color="auto"/>
        <w:bottom w:val="none" w:sz="0" w:space="0" w:color="auto"/>
        <w:right w:val="none" w:sz="0" w:space="0" w:color="auto"/>
      </w:divBdr>
    </w:div>
    <w:div w:id="1211376590">
      <w:bodyDiv w:val="1"/>
      <w:marLeft w:val="0"/>
      <w:marRight w:val="0"/>
      <w:marTop w:val="0"/>
      <w:marBottom w:val="0"/>
      <w:divBdr>
        <w:top w:val="none" w:sz="0" w:space="0" w:color="auto"/>
        <w:left w:val="none" w:sz="0" w:space="0" w:color="auto"/>
        <w:bottom w:val="none" w:sz="0" w:space="0" w:color="auto"/>
        <w:right w:val="none" w:sz="0" w:space="0" w:color="auto"/>
      </w:divBdr>
    </w:div>
    <w:div w:id="1275593341">
      <w:bodyDiv w:val="1"/>
      <w:marLeft w:val="0"/>
      <w:marRight w:val="0"/>
      <w:marTop w:val="0"/>
      <w:marBottom w:val="0"/>
      <w:divBdr>
        <w:top w:val="none" w:sz="0" w:space="0" w:color="auto"/>
        <w:left w:val="none" w:sz="0" w:space="0" w:color="auto"/>
        <w:bottom w:val="none" w:sz="0" w:space="0" w:color="auto"/>
        <w:right w:val="none" w:sz="0" w:space="0" w:color="auto"/>
      </w:divBdr>
    </w:div>
    <w:div w:id="1302612748">
      <w:bodyDiv w:val="1"/>
      <w:marLeft w:val="0"/>
      <w:marRight w:val="0"/>
      <w:marTop w:val="0"/>
      <w:marBottom w:val="0"/>
      <w:divBdr>
        <w:top w:val="none" w:sz="0" w:space="0" w:color="auto"/>
        <w:left w:val="none" w:sz="0" w:space="0" w:color="auto"/>
        <w:bottom w:val="none" w:sz="0" w:space="0" w:color="auto"/>
        <w:right w:val="none" w:sz="0" w:space="0" w:color="auto"/>
      </w:divBdr>
    </w:div>
    <w:div w:id="1312833524">
      <w:bodyDiv w:val="1"/>
      <w:marLeft w:val="0"/>
      <w:marRight w:val="0"/>
      <w:marTop w:val="0"/>
      <w:marBottom w:val="0"/>
      <w:divBdr>
        <w:top w:val="none" w:sz="0" w:space="0" w:color="auto"/>
        <w:left w:val="none" w:sz="0" w:space="0" w:color="auto"/>
        <w:bottom w:val="none" w:sz="0" w:space="0" w:color="auto"/>
        <w:right w:val="none" w:sz="0" w:space="0" w:color="auto"/>
      </w:divBdr>
      <w:divsChild>
        <w:div w:id="9991805">
          <w:marLeft w:val="0"/>
          <w:marRight w:val="0"/>
          <w:marTop w:val="0"/>
          <w:marBottom w:val="0"/>
          <w:divBdr>
            <w:top w:val="none" w:sz="0" w:space="0" w:color="auto"/>
            <w:left w:val="none" w:sz="0" w:space="0" w:color="auto"/>
            <w:bottom w:val="none" w:sz="0" w:space="0" w:color="auto"/>
            <w:right w:val="none" w:sz="0" w:space="0" w:color="auto"/>
          </w:divBdr>
          <w:divsChild>
            <w:div w:id="14286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52255">
      <w:bodyDiv w:val="1"/>
      <w:marLeft w:val="0"/>
      <w:marRight w:val="0"/>
      <w:marTop w:val="0"/>
      <w:marBottom w:val="0"/>
      <w:divBdr>
        <w:top w:val="none" w:sz="0" w:space="0" w:color="auto"/>
        <w:left w:val="none" w:sz="0" w:space="0" w:color="auto"/>
        <w:bottom w:val="none" w:sz="0" w:space="0" w:color="auto"/>
        <w:right w:val="none" w:sz="0" w:space="0" w:color="auto"/>
      </w:divBdr>
    </w:div>
    <w:div w:id="1328361115">
      <w:bodyDiv w:val="1"/>
      <w:marLeft w:val="0"/>
      <w:marRight w:val="0"/>
      <w:marTop w:val="0"/>
      <w:marBottom w:val="0"/>
      <w:divBdr>
        <w:top w:val="none" w:sz="0" w:space="0" w:color="auto"/>
        <w:left w:val="none" w:sz="0" w:space="0" w:color="auto"/>
        <w:bottom w:val="none" w:sz="0" w:space="0" w:color="auto"/>
        <w:right w:val="none" w:sz="0" w:space="0" w:color="auto"/>
      </w:divBdr>
    </w:div>
    <w:div w:id="1378817316">
      <w:bodyDiv w:val="1"/>
      <w:marLeft w:val="0"/>
      <w:marRight w:val="0"/>
      <w:marTop w:val="0"/>
      <w:marBottom w:val="0"/>
      <w:divBdr>
        <w:top w:val="none" w:sz="0" w:space="0" w:color="auto"/>
        <w:left w:val="none" w:sz="0" w:space="0" w:color="auto"/>
        <w:bottom w:val="none" w:sz="0" w:space="0" w:color="auto"/>
        <w:right w:val="none" w:sz="0" w:space="0" w:color="auto"/>
      </w:divBdr>
    </w:div>
    <w:div w:id="1400715410">
      <w:bodyDiv w:val="1"/>
      <w:marLeft w:val="0"/>
      <w:marRight w:val="0"/>
      <w:marTop w:val="0"/>
      <w:marBottom w:val="0"/>
      <w:divBdr>
        <w:top w:val="none" w:sz="0" w:space="0" w:color="auto"/>
        <w:left w:val="none" w:sz="0" w:space="0" w:color="auto"/>
        <w:bottom w:val="none" w:sz="0" w:space="0" w:color="auto"/>
        <w:right w:val="none" w:sz="0" w:space="0" w:color="auto"/>
      </w:divBdr>
    </w:div>
    <w:div w:id="1402481080">
      <w:bodyDiv w:val="1"/>
      <w:marLeft w:val="0"/>
      <w:marRight w:val="0"/>
      <w:marTop w:val="0"/>
      <w:marBottom w:val="0"/>
      <w:divBdr>
        <w:top w:val="none" w:sz="0" w:space="0" w:color="auto"/>
        <w:left w:val="none" w:sz="0" w:space="0" w:color="auto"/>
        <w:bottom w:val="none" w:sz="0" w:space="0" w:color="auto"/>
        <w:right w:val="none" w:sz="0" w:space="0" w:color="auto"/>
      </w:divBdr>
      <w:divsChild>
        <w:div w:id="1356541787">
          <w:marLeft w:val="0"/>
          <w:marRight w:val="0"/>
          <w:marTop w:val="0"/>
          <w:marBottom w:val="0"/>
          <w:divBdr>
            <w:top w:val="none" w:sz="0" w:space="0" w:color="auto"/>
            <w:left w:val="none" w:sz="0" w:space="0" w:color="auto"/>
            <w:bottom w:val="none" w:sz="0" w:space="0" w:color="auto"/>
            <w:right w:val="none" w:sz="0" w:space="0" w:color="auto"/>
          </w:divBdr>
          <w:divsChild>
            <w:div w:id="19155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5219">
      <w:bodyDiv w:val="1"/>
      <w:marLeft w:val="0"/>
      <w:marRight w:val="0"/>
      <w:marTop w:val="0"/>
      <w:marBottom w:val="0"/>
      <w:divBdr>
        <w:top w:val="none" w:sz="0" w:space="0" w:color="auto"/>
        <w:left w:val="none" w:sz="0" w:space="0" w:color="auto"/>
        <w:bottom w:val="none" w:sz="0" w:space="0" w:color="auto"/>
        <w:right w:val="none" w:sz="0" w:space="0" w:color="auto"/>
      </w:divBdr>
    </w:div>
    <w:div w:id="1410422462">
      <w:bodyDiv w:val="1"/>
      <w:marLeft w:val="0"/>
      <w:marRight w:val="0"/>
      <w:marTop w:val="0"/>
      <w:marBottom w:val="0"/>
      <w:divBdr>
        <w:top w:val="none" w:sz="0" w:space="0" w:color="auto"/>
        <w:left w:val="none" w:sz="0" w:space="0" w:color="auto"/>
        <w:bottom w:val="none" w:sz="0" w:space="0" w:color="auto"/>
        <w:right w:val="none" w:sz="0" w:space="0" w:color="auto"/>
      </w:divBdr>
    </w:div>
    <w:div w:id="1418357904">
      <w:bodyDiv w:val="1"/>
      <w:marLeft w:val="0"/>
      <w:marRight w:val="0"/>
      <w:marTop w:val="0"/>
      <w:marBottom w:val="0"/>
      <w:divBdr>
        <w:top w:val="none" w:sz="0" w:space="0" w:color="auto"/>
        <w:left w:val="none" w:sz="0" w:space="0" w:color="auto"/>
        <w:bottom w:val="none" w:sz="0" w:space="0" w:color="auto"/>
        <w:right w:val="none" w:sz="0" w:space="0" w:color="auto"/>
      </w:divBdr>
    </w:div>
    <w:div w:id="1441804691">
      <w:bodyDiv w:val="1"/>
      <w:marLeft w:val="0"/>
      <w:marRight w:val="0"/>
      <w:marTop w:val="0"/>
      <w:marBottom w:val="0"/>
      <w:divBdr>
        <w:top w:val="none" w:sz="0" w:space="0" w:color="auto"/>
        <w:left w:val="none" w:sz="0" w:space="0" w:color="auto"/>
        <w:bottom w:val="none" w:sz="0" w:space="0" w:color="auto"/>
        <w:right w:val="none" w:sz="0" w:space="0" w:color="auto"/>
      </w:divBdr>
    </w:div>
    <w:div w:id="1447044469">
      <w:bodyDiv w:val="1"/>
      <w:marLeft w:val="0"/>
      <w:marRight w:val="0"/>
      <w:marTop w:val="0"/>
      <w:marBottom w:val="0"/>
      <w:divBdr>
        <w:top w:val="none" w:sz="0" w:space="0" w:color="auto"/>
        <w:left w:val="none" w:sz="0" w:space="0" w:color="auto"/>
        <w:bottom w:val="none" w:sz="0" w:space="0" w:color="auto"/>
        <w:right w:val="none" w:sz="0" w:space="0" w:color="auto"/>
      </w:divBdr>
      <w:divsChild>
        <w:div w:id="1562711974">
          <w:marLeft w:val="0"/>
          <w:marRight w:val="0"/>
          <w:marTop w:val="0"/>
          <w:marBottom w:val="0"/>
          <w:divBdr>
            <w:top w:val="none" w:sz="0" w:space="0" w:color="auto"/>
            <w:left w:val="none" w:sz="0" w:space="0" w:color="auto"/>
            <w:bottom w:val="none" w:sz="0" w:space="0" w:color="auto"/>
            <w:right w:val="none" w:sz="0" w:space="0" w:color="auto"/>
          </w:divBdr>
          <w:divsChild>
            <w:div w:id="14885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14125">
      <w:bodyDiv w:val="1"/>
      <w:marLeft w:val="0"/>
      <w:marRight w:val="0"/>
      <w:marTop w:val="0"/>
      <w:marBottom w:val="0"/>
      <w:divBdr>
        <w:top w:val="none" w:sz="0" w:space="0" w:color="auto"/>
        <w:left w:val="none" w:sz="0" w:space="0" w:color="auto"/>
        <w:bottom w:val="none" w:sz="0" w:space="0" w:color="auto"/>
        <w:right w:val="none" w:sz="0" w:space="0" w:color="auto"/>
      </w:divBdr>
    </w:div>
    <w:div w:id="1481265879">
      <w:bodyDiv w:val="1"/>
      <w:marLeft w:val="0"/>
      <w:marRight w:val="0"/>
      <w:marTop w:val="0"/>
      <w:marBottom w:val="0"/>
      <w:divBdr>
        <w:top w:val="none" w:sz="0" w:space="0" w:color="auto"/>
        <w:left w:val="none" w:sz="0" w:space="0" w:color="auto"/>
        <w:bottom w:val="none" w:sz="0" w:space="0" w:color="auto"/>
        <w:right w:val="none" w:sz="0" w:space="0" w:color="auto"/>
      </w:divBdr>
    </w:div>
    <w:div w:id="1485246115">
      <w:bodyDiv w:val="1"/>
      <w:marLeft w:val="0"/>
      <w:marRight w:val="0"/>
      <w:marTop w:val="0"/>
      <w:marBottom w:val="0"/>
      <w:divBdr>
        <w:top w:val="none" w:sz="0" w:space="0" w:color="auto"/>
        <w:left w:val="none" w:sz="0" w:space="0" w:color="auto"/>
        <w:bottom w:val="none" w:sz="0" w:space="0" w:color="auto"/>
        <w:right w:val="none" w:sz="0" w:space="0" w:color="auto"/>
      </w:divBdr>
    </w:div>
    <w:div w:id="1493520529">
      <w:bodyDiv w:val="1"/>
      <w:marLeft w:val="0"/>
      <w:marRight w:val="0"/>
      <w:marTop w:val="0"/>
      <w:marBottom w:val="0"/>
      <w:divBdr>
        <w:top w:val="none" w:sz="0" w:space="0" w:color="auto"/>
        <w:left w:val="none" w:sz="0" w:space="0" w:color="auto"/>
        <w:bottom w:val="none" w:sz="0" w:space="0" w:color="auto"/>
        <w:right w:val="none" w:sz="0" w:space="0" w:color="auto"/>
      </w:divBdr>
    </w:div>
    <w:div w:id="1515875891">
      <w:bodyDiv w:val="1"/>
      <w:marLeft w:val="0"/>
      <w:marRight w:val="0"/>
      <w:marTop w:val="0"/>
      <w:marBottom w:val="0"/>
      <w:divBdr>
        <w:top w:val="none" w:sz="0" w:space="0" w:color="auto"/>
        <w:left w:val="none" w:sz="0" w:space="0" w:color="auto"/>
        <w:bottom w:val="none" w:sz="0" w:space="0" w:color="auto"/>
        <w:right w:val="none" w:sz="0" w:space="0" w:color="auto"/>
      </w:divBdr>
    </w:div>
    <w:div w:id="1526937759">
      <w:bodyDiv w:val="1"/>
      <w:marLeft w:val="0"/>
      <w:marRight w:val="0"/>
      <w:marTop w:val="0"/>
      <w:marBottom w:val="0"/>
      <w:divBdr>
        <w:top w:val="none" w:sz="0" w:space="0" w:color="auto"/>
        <w:left w:val="none" w:sz="0" w:space="0" w:color="auto"/>
        <w:bottom w:val="none" w:sz="0" w:space="0" w:color="auto"/>
        <w:right w:val="none" w:sz="0" w:space="0" w:color="auto"/>
      </w:divBdr>
    </w:div>
    <w:div w:id="1627197236">
      <w:bodyDiv w:val="1"/>
      <w:marLeft w:val="0"/>
      <w:marRight w:val="0"/>
      <w:marTop w:val="0"/>
      <w:marBottom w:val="0"/>
      <w:divBdr>
        <w:top w:val="none" w:sz="0" w:space="0" w:color="auto"/>
        <w:left w:val="none" w:sz="0" w:space="0" w:color="auto"/>
        <w:bottom w:val="none" w:sz="0" w:space="0" w:color="auto"/>
        <w:right w:val="none" w:sz="0" w:space="0" w:color="auto"/>
      </w:divBdr>
    </w:div>
    <w:div w:id="1638877409">
      <w:bodyDiv w:val="1"/>
      <w:marLeft w:val="0"/>
      <w:marRight w:val="0"/>
      <w:marTop w:val="0"/>
      <w:marBottom w:val="0"/>
      <w:divBdr>
        <w:top w:val="none" w:sz="0" w:space="0" w:color="auto"/>
        <w:left w:val="none" w:sz="0" w:space="0" w:color="auto"/>
        <w:bottom w:val="none" w:sz="0" w:space="0" w:color="auto"/>
        <w:right w:val="none" w:sz="0" w:space="0" w:color="auto"/>
      </w:divBdr>
    </w:div>
    <w:div w:id="1642033069">
      <w:bodyDiv w:val="1"/>
      <w:marLeft w:val="0"/>
      <w:marRight w:val="0"/>
      <w:marTop w:val="0"/>
      <w:marBottom w:val="0"/>
      <w:divBdr>
        <w:top w:val="none" w:sz="0" w:space="0" w:color="auto"/>
        <w:left w:val="none" w:sz="0" w:space="0" w:color="auto"/>
        <w:bottom w:val="none" w:sz="0" w:space="0" w:color="auto"/>
        <w:right w:val="none" w:sz="0" w:space="0" w:color="auto"/>
      </w:divBdr>
    </w:div>
    <w:div w:id="1644502156">
      <w:bodyDiv w:val="1"/>
      <w:marLeft w:val="0"/>
      <w:marRight w:val="0"/>
      <w:marTop w:val="0"/>
      <w:marBottom w:val="0"/>
      <w:divBdr>
        <w:top w:val="none" w:sz="0" w:space="0" w:color="auto"/>
        <w:left w:val="none" w:sz="0" w:space="0" w:color="auto"/>
        <w:bottom w:val="none" w:sz="0" w:space="0" w:color="auto"/>
        <w:right w:val="none" w:sz="0" w:space="0" w:color="auto"/>
      </w:divBdr>
    </w:div>
    <w:div w:id="1645085111">
      <w:bodyDiv w:val="1"/>
      <w:marLeft w:val="0"/>
      <w:marRight w:val="0"/>
      <w:marTop w:val="0"/>
      <w:marBottom w:val="0"/>
      <w:divBdr>
        <w:top w:val="none" w:sz="0" w:space="0" w:color="auto"/>
        <w:left w:val="none" w:sz="0" w:space="0" w:color="auto"/>
        <w:bottom w:val="none" w:sz="0" w:space="0" w:color="auto"/>
        <w:right w:val="none" w:sz="0" w:space="0" w:color="auto"/>
      </w:divBdr>
    </w:div>
    <w:div w:id="1656881668">
      <w:bodyDiv w:val="1"/>
      <w:marLeft w:val="0"/>
      <w:marRight w:val="0"/>
      <w:marTop w:val="0"/>
      <w:marBottom w:val="0"/>
      <w:divBdr>
        <w:top w:val="none" w:sz="0" w:space="0" w:color="auto"/>
        <w:left w:val="none" w:sz="0" w:space="0" w:color="auto"/>
        <w:bottom w:val="none" w:sz="0" w:space="0" w:color="auto"/>
        <w:right w:val="none" w:sz="0" w:space="0" w:color="auto"/>
      </w:divBdr>
    </w:div>
    <w:div w:id="1664819473">
      <w:bodyDiv w:val="1"/>
      <w:marLeft w:val="0"/>
      <w:marRight w:val="0"/>
      <w:marTop w:val="0"/>
      <w:marBottom w:val="0"/>
      <w:divBdr>
        <w:top w:val="none" w:sz="0" w:space="0" w:color="auto"/>
        <w:left w:val="none" w:sz="0" w:space="0" w:color="auto"/>
        <w:bottom w:val="none" w:sz="0" w:space="0" w:color="auto"/>
        <w:right w:val="none" w:sz="0" w:space="0" w:color="auto"/>
      </w:divBdr>
    </w:div>
    <w:div w:id="1701516589">
      <w:bodyDiv w:val="1"/>
      <w:marLeft w:val="0"/>
      <w:marRight w:val="0"/>
      <w:marTop w:val="0"/>
      <w:marBottom w:val="0"/>
      <w:divBdr>
        <w:top w:val="none" w:sz="0" w:space="0" w:color="auto"/>
        <w:left w:val="none" w:sz="0" w:space="0" w:color="auto"/>
        <w:bottom w:val="none" w:sz="0" w:space="0" w:color="auto"/>
        <w:right w:val="none" w:sz="0" w:space="0" w:color="auto"/>
      </w:divBdr>
    </w:div>
    <w:div w:id="1712878465">
      <w:bodyDiv w:val="1"/>
      <w:marLeft w:val="0"/>
      <w:marRight w:val="0"/>
      <w:marTop w:val="0"/>
      <w:marBottom w:val="0"/>
      <w:divBdr>
        <w:top w:val="none" w:sz="0" w:space="0" w:color="auto"/>
        <w:left w:val="none" w:sz="0" w:space="0" w:color="auto"/>
        <w:bottom w:val="none" w:sz="0" w:space="0" w:color="auto"/>
        <w:right w:val="none" w:sz="0" w:space="0" w:color="auto"/>
      </w:divBdr>
    </w:div>
    <w:div w:id="1728839853">
      <w:bodyDiv w:val="1"/>
      <w:marLeft w:val="0"/>
      <w:marRight w:val="0"/>
      <w:marTop w:val="0"/>
      <w:marBottom w:val="0"/>
      <w:divBdr>
        <w:top w:val="none" w:sz="0" w:space="0" w:color="auto"/>
        <w:left w:val="none" w:sz="0" w:space="0" w:color="auto"/>
        <w:bottom w:val="none" w:sz="0" w:space="0" w:color="auto"/>
        <w:right w:val="none" w:sz="0" w:space="0" w:color="auto"/>
      </w:divBdr>
      <w:divsChild>
        <w:div w:id="130098695">
          <w:marLeft w:val="0"/>
          <w:marRight w:val="0"/>
          <w:marTop w:val="0"/>
          <w:marBottom w:val="0"/>
          <w:divBdr>
            <w:top w:val="none" w:sz="0" w:space="0" w:color="auto"/>
            <w:left w:val="none" w:sz="0" w:space="0" w:color="auto"/>
            <w:bottom w:val="none" w:sz="0" w:space="0" w:color="auto"/>
            <w:right w:val="none" w:sz="0" w:space="0" w:color="auto"/>
          </w:divBdr>
          <w:divsChild>
            <w:div w:id="2035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0531">
      <w:bodyDiv w:val="1"/>
      <w:marLeft w:val="0"/>
      <w:marRight w:val="0"/>
      <w:marTop w:val="0"/>
      <w:marBottom w:val="0"/>
      <w:divBdr>
        <w:top w:val="none" w:sz="0" w:space="0" w:color="auto"/>
        <w:left w:val="none" w:sz="0" w:space="0" w:color="auto"/>
        <w:bottom w:val="none" w:sz="0" w:space="0" w:color="auto"/>
        <w:right w:val="none" w:sz="0" w:space="0" w:color="auto"/>
      </w:divBdr>
      <w:divsChild>
        <w:div w:id="1934582630">
          <w:marLeft w:val="0"/>
          <w:marRight w:val="0"/>
          <w:marTop w:val="0"/>
          <w:marBottom w:val="0"/>
          <w:divBdr>
            <w:top w:val="none" w:sz="0" w:space="0" w:color="auto"/>
            <w:left w:val="none" w:sz="0" w:space="0" w:color="auto"/>
            <w:bottom w:val="none" w:sz="0" w:space="0" w:color="auto"/>
            <w:right w:val="none" w:sz="0" w:space="0" w:color="auto"/>
          </w:divBdr>
          <w:divsChild>
            <w:div w:id="1359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684">
      <w:bodyDiv w:val="1"/>
      <w:marLeft w:val="0"/>
      <w:marRight w:val="0"/>
      <w:marTop w:val="0"/>
      <w:marBottom w:val="0"/>
      <w:divBdr>
        <w:top w:val="none" w:sz="0" w:space="0" w:color="auto"/>
        <w:left w:val="none" w:sz="0" w:space="0" w:color="auto"/>
        <w:bottom w:val="none" w:sz="0" w:space="0" w:color="auto"/>
        <w:right w:val="none" w:sz="0" w:space="0" w:color="auto"/>
      </w:divBdr>
      <w:divsChild>
        <w:div w:id="756753573">
          <w:marLeft w:val="0"/>
          <w:marRight w:val="0"/>
          <w:marTop w:val="0"/>
          <w:marBottom w:val="0"/>
          <w:divBdr>
            <w:top w:val="none" w:sz="0" w:space="0" w:color="auto"/>
            <w:left w:val="none" w:sz="0" w:space="0" w:color="auto"/>
            <w:bottom w:val="none" w:sz="0" w:space="0" w:color="auto"/>
            <w:right w:val="none" w:sz="0" w:space="0" w:color="auto"/>
          </w:divBdr>
          <w:divsChild>
            <w:div w:id="5116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49533">
      <w:bodyDiv w:val="1"/>
      <w:marLeft w:val="0"/>
      <w:marRight w:val="0"/>
      <w:marTop w:val="0"/>
      <w:marBottom w:val="0"/>
      <w:divBdr>
        <w:top w:val="none" w:sz="0" w:space="0" w:color="auto"/>
        <w:left w:val="none" w:sz="0" w:space="0" w:color="auto"/>
        <w:bottom w:val="none" w:sz="0" w:space="0" w:color="auto"/>
        <w:right w:val="none" w:sz="0" w:space="0" w:color="auto"/>
      </w:divBdr>
    </w:div>
    <w:div w:id="1778602966">
      <w:bodyDiv w:val="1"/>
      <w:marLeft w:val="0"/>
      <w:marRight w:val="0"/>
      <w:marTop w:val="0"/>
      <w:marBottom w:val="0"/>
      <w:divBdr>
        <w:top w:val="none" w:sz="0" w:space="0" w:color="auto"/>
        <w:left w:val="none" w:sz="0" w:space="0" w:color="auto"/>
        <w:bottom w:val="none" w:sz="0" w:space="0" w:color="auto"/>
        <w:right w:val="none" w:sz="0" w:space="0" w:color="auto"/>
      </w:divBdr>
      <w:divsChild>
        <w:div w:id="1025905918">
          <w:marLeft w:val="0"/>
          <w:marRight w:val="0"/>
          <w:marTop w:val="0"/>
          <w:marBottom w:val="0"/>
          <w:divBdr>
            <w:top w:val="none" w:sz="0" w:space="0" w:color="auto"/>
            <w:left w:val="none" w:sz="0" w:space="0" w:color="auto"/>
            <w:bottom w:val="none" w:sz="0" w:space="0" w:color="auto"/>
            <w:right w:val="none" w:sz="0" w:space="0" w:color="auto"/>
          </w:divBdr>
          <w:divsChild>
            <w:div w:id="389035820">
              <w:marLeft w:val="0"/>
              <w:marRight w:val="0"/>
              <w:marTop w:val="0"/>
              <w:marBottom w:val="0"/>
              <w:divBdr>
                <w:top w:val="none" w:sz="0" w:space="0" w:color="auto"/>
                <w:left w:val="none" w:sz="0" w:space="0" w:color="auto"/>
                <w:bottom w:val="none" w:sz="0" w:space="0" w:color="auto"/>
                <w:right w:val="none" w:sz="0" w:space="0" w:color="auto"/>
              </w:divBdr>
            </w:div>
          </w:divsChild>
        </w:div>
        <w:div w:id="1074814959">
          <w:marLeft w:val="0"/>
          <w:marRight w:val="0"/>
          <w:marTop w:val="0"/>
          <w:marBottom w:val="0"/>
          <w:divBdr>
            <w:top w:val="none" w:sz="0" w:space="0" w:color="auto"/>
            <w:left w:val="none" w:sz="0" w:space="0" w:color="auto"/>
            <w:bottom w:val="none" w:sz="0" w:space="0" w:color="auto"/>
            <w:right w:val="none" w:sz="0" w:space="0" w:color="auto"/>
          </w:divBdr>
          <w:divsChild>
            <w:div w:id="2089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1511">
      <w:bodyDiv w:val="1"/>
      <w:marLeft w:val="0"/>
      <w:marRight w:val="0"/>
      <w:marTop w:val="0"/>
      <w:marBottom w:val="0"/>
      <w:divBdr>
        <w:top w:val="none" w:sz="0" w:space="0" w:color="auto"/>
        <w:left w:val="none" w:sz="0" w:space="0" w:color="auto"/>
        <w:bottom w:val="none" w:sz="0" w:space="0" w:color="auto"/>
        <w:right w:val="none" w:sz="0" w:space="0" w:color="auto"/>
      </w:divBdr>
      <w:divsChild>
        <w:div w:id="283120113">
          <w:marLeft w:val="0"/>
          <w:marRight w:val="0"/>
          <w:marTop w:val="0"/>
          <w:marBottom w:val="0"/>
          <w:divBdr>
            <w:top w:val="none" w:sz="0" w:space="0" w:color="auto"/>
            <w:left w:val="none" w:sz="0" w:space="0" w:color="auto"/>
            <w:bottom w:val="none" w:sz="0" w:space="0" w:color="auto"/>
            <w:right w:val="none" w:sz="0" w:space="0" w:color="auto"/>
          </w:divBdr>
        </w:div>
      </w:divsChild>
    </w:div>
    <w:div w:id="1809976588">
      <w:bodyDiv w:val="1"/>
      <w:marLeft w:val="0"/>
      <w:marRight w:val="0"/>
      <w:marTop w:val="0"/>
      <w:marBottom w:val="0"/>
      <w:divBdr>
        <w:top w:val="none" w:sz="0" w:space="0" w:color="auto"/>
        <w:left w:val="none" w:sz="0" w:space="0" w:color="auto"/>
        <w:bottom w:val="none" w:sz="0" w:space="0" w:color="auto"/>
        <w:right w:val="none" w:sz="0" w:space="0" w:color="auto"/>
      </w:divBdr>
    </w:div>
    <w:div w:id="1817989765">
      <w:bodyDiv w:val="1"/>
      <w:marLeft w:val="0"/>
      <w:marRight w:val="0"/>
      <w:marTop w:val="0"/>
      <w:marBottom w:val="0"/>
      <w:divBdr>
        <w:top w:val="none" w:sz="0" w:space="0" w:color="auto"/>
        <w:left w:val="none" w:sz="0" w:space="0" w:color="auto"/>
        <w:bottom w:val="none" w:sz="0" w:space="0" w:color="auto"/>
        <w:right w:val="none" w:sz="0" w:space="0" w:color="auto"/>
      </w:divBdr>
    </w:div>
    <w:div w:id="1824807179">
      <w:bodyDiv w:val="1"/>
      <w:marLeft w:val="0"/>
      <w:marRight w:val="0"/>
      <w:marTop w:val="0"/>
      <w:marBottom w:val="0"/>
      <w:divBdr>
        <w:top w:val="none" w:sz="0" w:space="0" w:color="auto"/>
        <w:left w:val="none" w:sz="0" w:space="0" w:color="auto"/>
        <w:bottom w:val="none" w:sz="0" w:space="0" w:color="auto"/>
        <w:right w:val="none" w:sz="0" w:space="0" w:color="auto"/>
      </w:divBdr>
      <w:divsChild>
        <w:div w:id="2102987616">
          <w:marLeft w:val="0"/>
          <w:marRight w:val="0"/>
          <w:marTop w:val="0"/>
          <w:marBottom w:val="0"/>
          <w:divBdr>
            <w:top w:val="none" w:sz="0" w:space="0" w:color="auto"/>
            <w:left w:val="none" w:sz="0" w:space="0" w:color="auto"/>
            <w:bottom w:val="none" w:sz="0" w:space="0" w:color="auto"/>
            <w:right w:val="none" w:sz="0" w:space="0" w:color="auto"/>
          </w:divBdr>
          <w:divsChild>
            <w:div w:id="6747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5333">
      <w:bodyDiv w:val="1"/>
      <w:marLeft w:val="0"/>
      <w:marRight w:val="0"/>
      <w:marTop w:val="0"/>
      <w:marBottom w:val="0"/>
      <w:divBdr>
        <w:top w:val="none" w:sz="0" w:space="0" w:color="auto"/>
        <w:left w:val="none" w:sz="0" w:space="0" w:color="auto"/>
        <w:bottom w:val="none" w:sz="0" w:space="0" w:color="auto"/>
        <w:right w:val="none" w:sz="0" w:space="0" w:color="auto"/>
      </w:divBdr>
      <w:divsChild>
        <w:div w:id="2128499390">
          <w:marLeft w:val="0"/>
          <w:marRight w:val="0"/>
          <w:marTop w:val="0"/>
          <w:marBottom w:val="0"/>
          <w:divBdr>
            <w:top w:val="none" w:sz="0" w:space="0" w:color="auto"/>
            <w:left w:val="none" w:sz="0" w:space="0" w:color="auto"/>
            <w:bottom w:val="none" w:sz="0" w:space="0" w:color="auto"/>
            <w:right w:val="none" w:sz="0" w:space="0" w:color="auto"/>
          </w:divBdr>
          <w:divsChild>
            <w:div w:id="8091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249">
      <w:bodyDiv w:val="1"/>
      <w:marLeft w:val="0"/>
      <w:marRight w:val="0"/>
      <w:marTop w:val="0"/>
      <w:marBottom w:val="0"/>
      <w:divBdr>
        <w:top w:val="none" w:sz="0" w:space="0" w:color="auto"/>
        <w:left w:val="none" w:sz="0" w:space="0" w:color="auto"/>
        <w:bottom w:val="none" w:sz="0" w:space="0" w:color="auto"/>
        <w:right w:val="none" w:sz="0" w:space="0" w:color="auto"/>
      </w:divBdr>
    </w:div>
    <w:div w:id="1861384454">
      <w:bodyDiv w:val="1"/>
      <w:marLeft w:val="0"/>
      <w:marRight w:val="0"/>
      <w:marTop w:val="0"/>
      <w:marBottom w:val="0"/>
      <w:divBdr>
        <w:top w:val="none" w:sz="0" w:space="0" w:color="auto"/>
        <w:left w:val="none" w:sz="0" w:space="0" w:color="auto"/>
        <w:bottom w:val="none" w:sz="0" w:space="0" w:color="auto"/>
        <w:right w:val="none" w:sz="0" w:space="0" w:color="auto"/>
      </w:divBdr>
      <w:divsChild>
        <w:div w:id="1438256539">
          <w:marLeft w:val="0"/>
          <w:marRight w:val="0"/>
          <w:marTop w:val="0"/>
          <w:marBottom w:val="0"/>
          <w:divBdr>
            <w:top w:val="none" w:sz="0" w:space="0" w:color="auto"/>
            <w:left w:val="none" w:sz="0" w:space="0" w:color="auto"/>
            <w:bottom w:val="none" w:sz="0" w:space="0" w:color="auto"/>
            <w:right w:val="none" w:sz="0" w:space="0" w:color="auto"/>
          </w:divBdr>
          <w:divsChild>
            <w:div w:id="3403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0422">
      <w:bodyDiv w:val="1"/>
      <w:marLeft w:val="0"/>
      <w:marRight w:val="0"/>
      <w:marTop w:val="0"/>
      <w:marBottom w:val="0"/>
      <w:divBdr>
        <w:top w:val="none" w:sz="0" w:space="0" w:color="auto"/>
        <w:left w:val="none" w:sz="0" w:space="0" w:color="auto"/>
        <w:bottom w:val="none" w:sz="0" w:space="0" w:color="auto"/>
        <w:right w:val="none" w:sz="0" w:space="0" w:color="auto"/>
      </w:divBdr>
    </w:div>
    <w:div w:id="1898008046">
      <w:bodyDiv w:val="1"/>
      <w:marLeft w:val="0"/>
      <w:marRight w:val="0"/>
      <w:marTop w:val="0"/>
      <w:marBottom w:val="0"/>
      <w:divBdr>
        <w:top w:val="none" w:sz="0" w:space="0" w:color="auto"/>
        <w:left w:val="none" w:sz="0" w:space="0" w:color="auto"/>
        <w:bottom w:val="none" w:sz="0" w:space="0" w:color="auto"/>
        <w:right w:val="none" w:sz="0" w:space="0" w:color="auto"/>
      </w:divBdr>
      <w:divsChild>
        <w:div w:id="1634603245">
          <w:marLeft w:val="0"/>
          <w:marRight w:val="0"/>
          <w:marTop w:val="0"/>
          <w:marBottom w:val="0"/>
          <w:divBdr>
            <w:top w:val="none" w:sz="0" w:space="0" w:color="auto"/>
            <w:left w:val="none" w:sz="0" w:space="0" w:color="auto"/>
            <w:bottom w:val="none" w:sz="0" w:space="0" w:color="auto"/>
            <w:right w:val="none" w:sz="0" w:space="0" w:color="auto"/>
          </w:divBdr>
        </w:div>
      </w:divsChild>
    </w:div>
    <w:div w:id="1903831066">
      <w:bodyDiv w:val="1"/>
      <w:marLeft w:val="0"/>
      <w:marRight w:val="0"/>
      <w:marTop w:val="0"/>
      <w:marBottom w:val="0"/>
      <w:divBdr>
        <w:top w:val="none" w:sz="0" w:space="0" w:color="auto"/>
        <w:left w:val="none" w:sz="0" w:space="0" w:color="auto"/>
        <w:bottom w:val="none" w:sz="0" w:space="0" w:color="auto"/>
        <w:right w:val="none" w:sz="0" w:space="0" w:color="auto"/>
      </w:divBdr>
    </w:div>
    <w:div w:id="1915823133">
      <w:bodyDiv w:val="1"/>
      <w:marLeft w:val="0"/>
      <w:marRight w:val="0"/>
      <w:marTop w:val="0"/>
      <w:marBottom w:val="0"/>
      <w:divBdr>
        <w:top w:val="none" w:sz="0" w:space="0" w:color="auto"/>
        <w:left w:val="none" w:sz="0" w:space="0" w:color="auto"/>
        <w:bottom w:val="none" w:sz="0" w:space="0" w:color="auto"/>
        <w:right w:val="none" w:sz="0" w:space="0" w:color="auto"/>
      </w:divBdr>
      <w:divsChild>
        <w:div w:id="1361202985">
          <w:marLeft w:val="0"/>
          <w:marRight w:val="0"/>
          <w:marTop w:val="0"/>
          <w:marBottom w:val="0"/>
          <w:divBdr>
            <w:top w:val="none" w:sz="0" w:space="0" w:color="auto"/>
            <w:left w:val="none" w:sz="0" w:space="0" w:color="auto"/>
            <w:bottom w:val="none" w:sz="0" w:space="0" w:color="auto"/>
            <w:right w:val="none" w:sz="0" w:space="0" w:color="auto"/>
          </w:divBdr>
          <w:divsChild>
            <w:div w:id="20876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4022">
      <w:bodyDiv w:val="1"/>
      <w:marLeft w:val="0"/>
      <w:marRight w:val="0"/>
      <w:marTop w:val="0"/>
      <w:marBottom w:val="0"/>
      <w:divBdr>
        <w:top w:val="none" w:sz="0" w:space="0" w:color="auto"/>
        <w:left w:val="none" w:sz="0" w:space="0" w:color="auto"/>
        <w:bottom w:val="none" w:sz="0" w:space="0" w:color="auto"/>
        <w:right w:val="none" w:sz="0" w:space="0" w:color="auto"/>
      </w:divBdr>
    </w:div>
    <w:div w:id="1995134530">
      <w:bodyDiv w:val="1"/>
      <w:marLeft w:val="0"/>
      <w:marRight w:val="0"/>
      <w:marTop w:val="0"/>
      <w:marBottom w:val="0"/>
      <w:divBdr>
        <w:top w:val="none" w:sz="0" w:space="0" w:color="auto"/>
        <w:left w:val="none" w:sz="0" w:space="0" w:color="auto"/>
        <w:bottom w:val="none" w:sz="0" w:space="0" w:color="auto"/>
        <w:right w:val="none" w:sz="0" w:space="0" w:color="auto"/>
      </w:divBdr>
    </w:div>
    <w:div w:id="2007513953">
      <w:bodyDiv w:val="1"/>
      <w:marLeft w:val="0"/>
      <w:marRight w:val="0"/>
      <w:marTop w:val="0"/>
      <w:marBottom w:val="0"/>
      <w:divBdr>
        <w:top w:val="none" w:sz="0" w:space="0" w:color="auto"/>
        <w:left w:val="none" w:sz="0" w:space="0" w:color="auto"/>
        <w:bottom w:val="none" w:sz="0" w:space="0" w:color="auto"/>
        <w:right w:val="none" w:sz="0" w:space="0" w:color="auto"/>
      </w:divBdr>
    </w:div>
    <w:div w:id="2014607813">
      <w:bodyDiv w:val="1"/>
      <w:marLeft w:val="0"/>
      <w:marRight w:val="0"/>
      <w:marTop w:val="0"/>
      <w:marBottom w:val="0"/>
      <w:divBdr>
        <w:top w:val="none" w:sz="0" w:space="0" w:color="auto"/>
        <w:left w:val="none" w:sz="0" w:space="0" w:color="auto"/>
        <w:bottom w:val="none" w:sz="0" w:space="0" w:color="auto"/>
        <w:right w:val="none" w:sz="0" w:space="0" w:color="auto"/>
      </w:divBdr>
    </w:div>
    <w:div w:id="2022317714">
      <w:bodyDiv w:val="1"/>
      <w:marLeft w:val="0"/>
      <w:marRight w:val="0"/>
      <w:marTop w:val="0"/>
      <w:marBottom w:val="0"/>
      <w:divBdr>
        <w:top w:val="none" w:sz="0" w:space="0" w:color="auto"/>
        <w:left w:val="none" w:sz="0" w:space="0" w:color="auto"/>
        <w:bottom w:val="none" w:sz="0" w:space="0" w:color="auto"/>
        <w:right w:val="none" w:sz="0" w:space="0" w:color="auto"/>
      </w:divBdr>
    </w:div>
    <w:div w:id="2078433475">
      <w:bodyDiv w:val="1"/>
      <w:marLeft w:val="0"/>
      <w:marRight w:val="0"/>
      <w:marTop w:val="0"/>
      <w:marBottom w:val="0"/>
      <w:divBdr>
        <w:top w:val="none" w:sz="0" w:space="0" w:color="auto"/>
        <w:left w:val="none" w:sz="0" w:space="0" w:color="auto"/>
        <w:bottom w:val="none" w:sz="0" w:space="0" w:color="auto"/>
        <w:right w:val="none" w:sz="0" w:space="0" w:color="auto"/>
      </w:divBdr>
    </w:div>
    <w:div w:id="2079588724">
      <w:bodyDiv w:val="1"/>
      <w:marLeft w:val="0"/>
      <w:marRight w:val="0"/>
      <w:marTop w:val="0"/>
      <w:marBottom w:val="0"/>
      <w:divBdr>
        <w:top w:val="none" w:sz="0" w:space="0" w:color="auto"/>
        <w:left w:val="none" w:sz="0" w:space="0" w:color="auto"/>
        <w:bottom w:val="none" w:sz="0" w:space="0" w:color="auto"/>
        <w:right w:val="none" w:sz="0" w:space="0" w:color="auto"/>
      </w:divBdr>
    </w:div>
    <w:div w:id="2086563323">
      <w:bodyDiv w:val="1"/>
      <w:marLeft w:val="0"/>
      <w:marRight w:val="0"/>
      <w:marTop w:val="0"/>
      <w:marBottom w:val="0"/>
      <w:divBdr>
        <w:top w:val="none" w:sz="0" w:space="0" w:color="auto"/>
        <w:left w:val="none" w:sz="0" w:space="0" w:color="auto"/>
        <w:bottom w:val="none" w:sz="0" w:space="0" w:color="auto"/>
        <w:right w:val="none" w:sz="0" w:space="0" w:color="auto"/>
      </w:divBdr>
      <w:divsChild>
        <w:div w:id="96144416">
          <w:marLeft w:val="0"/>
          <w:marRight w:val="0"/>
          <w:marTop w:val="0"/>
          <w:marBottom w:val="120"/>
          <w:divBdr>
            <w:top w:val="single" w:sz="6" w:space="0" w:color="D5DDC6"/>
            <w:left w:val="single" w:sz="24" w:space="0" w:color="66BB55"/>
            <w:bottom w:val="single" w:sz="6" w:space="0" w:color="D5DDC6"/>
            <w:right w:val="single" w:sz="6" w:space="0" w:color="D5DDC6"/>
          </w:divBdr>
        </w:div>
        <w:div w:id="1190411639">
          <w:marLeft w:val="0"/>
          <w:marRight w:val="0"/>
          <w:marTop w:val="0"/>
          <w:marBottom w:val="120"/>
          <w:divBdr>
            <w:top w:val="single" w:sz="6" w:space="0" w:color="D5DDC6"/>
            <w:left w:val="single" w:sz="24" w:space="0" w:color="66BB55"/>
            <w:bottom w:val="single" w:sz="6" w:space="0" w:color="D5DDC6"/>
            <w:right w:val="single" w:sz="6" w:space="0" w:color="D5DDC6"/>
          </w:divBdr>
        </w:div>
        <w:div w:id="13514959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08385931">
      <w:bodyDiv w:val="1"/>
      <w:marLeft w:val="0"/>
      <w:marRight w:val="0"/>
      <w:marTop w:val="0"/>
      <w:marBottom w:val="0"/>
      <w:divBdr>
        <w:top w:val="none" w:sz="0" w:space="0" w:color="auto"/>
        <w:left w:val="none" w:sz="0" w:space="0" w:color="auto"/>
        <w:bottom w:val="none" w:sz="0" w:space="0" w:color="auto"/>
        <w:right w:val="none" w:sz="0" w:space="0" w:color="auto"/>
      </w:divBdr>
    </w:div>
    <w:div w:id="2116249457">
      <w:bodyDiv w:val="1"/>
      <w:marLeft w:val="0"/>
      <w:marRight w:val="0"/>
      <w:marTop w:val="0"/>
      <w:marBottom w:val="0"/>
      <w:divBdr>
        <w:top w:val="none" w:sz="0" w:space="0" w:color="auto"/>
        <w:left w:val="none" w:sz="0" w:space="0" w:color="auto"/>
        <w:bottom w:val="none" w:sz="0" w:space="0" w:color="auto"/>
        <w:right w:val="none" w:sz="0" w:space="0" w:color="auto"/>
      </w:divBdr>
      <w:divsChild>
        <w:div w:id="1369525944">
          <w:marLeft w:val="0"/>
          <w:marRight w:val="0"/>
          <w:marTop w:val="0"/>
          <w:marBottom w:val="0"/>
          <w:divBdr>
            <w:top w:val="none" w:sz="0" w:space="0" w:color="auto"/>
            <w:left w:val="none" w:sz="0" w:space="0" w:color="auto"/>
            <w:bottom w:val="none" w:sz="0" w:space="0" w:color="auto"/>
            <w:right w:val="none" w:sz="0" w:space="0" w:color="auto"/>
          </w:divBdr>
          <w:divsChild>
            <w:div w:id="682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607">
      <w:bodyDiv w:val="1"/>
      <w:marLeft w:val="0"/>
      <w:marRight w:val="0"/>
      <w:marTop w:val="0"/>
      <w:marBottom w:val="0"/>
      <w:divBdr>
        <w:top w:val="none" w:sz="0" w:space="0" w:color="auto"/>
        <w:left w:val="none" w:sz="0" w:space="0" w:color="auto"/>
        <w:bottom w:val="none" w:sz="0" w:space="0" w:color="auto"/>
        <w:right w:val="none" w:sz="0" w:space="0" w:color="auto"/>
      </w:divBdr>
      <w:divsChild>
        <w:div w:id="1384867898">
          <w:marLeft w:val="0"/>
          <w:marRight w:val="0"/>
          <w:marTop w:val="0"/>
          <w:marBottom w:val="0"/>
          <w:divBdr>
            <w:top w:val="none" w:sz="0" w:space="0" w:color="auto"/>
            <w:left w:val="none" w:sz="0" w:space="0" w:color="auto"/>
            <w:bottom w:val="none" w:sz="0" w:space="0" w:color="auto"/>
            <w:right w:val="none" w:sz="0" w:space="0" w:color="auto"/>
          </w:divBdr>
        </w:div>
        <w:div w:id="479421502">
          <w:marLeft w:val="0"/>
          <w:marRight w:val="0"/>
          <w:marTop w:val="0"/>
          <w:marBottom w:val="0"/>
          <w:divBdr>
            <w:top w:val="none" w:sz="0" w:space="0" w:color="auto"/>
            <w:left w:val="none" w:sz="0" w:space="0" w:color="auto"/>
            <w:bottom w:val="none" w:sz="0" w:space="0" w:color="auto"/>
            <w:right w:val="none" w:sz="0" w:space="0" w:color="auto"/>
          </w:divBdr>
          <w:divsChild>
            <w:div w:id="1508449049">
              <w:marLeft w:val="0"/>
              <w:marRight w:val="0"/>
              <w:marTop w:val="0"/>
              <w:marBottom w:val="0"/>
              <w:divBdr>
                <w:top w:val="none" w:sz="0" w:space="0" w:color="auto"/>
                <w:left w:val="none" w:sz="0" w:space="0" w:color="auto"/>
                <w:bottom w:val="none" w:sz="0" w:space="0" w:color="auto"/>
                <w:right w:val="none" w:sz="0" w:space="0" w:color="auto"/>
              </w:divBdr>
              <w:divsChild>
                <w:div w:id="377828283">
                  <w:marLeft w:val="0"/>
                  <w:marRight w:val="0"/>
                  <w:marTop w:val="0"/>
                  <w:marBottom w:val="0"/>
                  <w:divBdr>
                    <w:top w:val="none" w:sz="0" w:space="0" w:color="auto"/>
                    <w:left w:val="none" w:sz="0" w:space="0" w:color="auto"/>
                    <w:bottom w:val="none" w:sz="0" w:space="0" w:color="auto"/>
                    <w:right w:val="none" w:sz="0" w:space="0" w:color="auto"/>
                  </w:divBdr>
                  <w:divsChild>
                    <w:div w:id="922378297">
                      <w:marLeft w:val="0"/>
                      <w:marRight w:val="0"/>
                      <w:marTop w:val="0"/>
                      <w:marBottom w:val="0"/>
                      <w:divBdr>
                        <w:top w:val="none" w:sz="0" w:space="0" w:color="auto"/>
                        <w:left w:val="none" w:sz="0" w:space="0" w:color="auto"/>
                        <w:bottom w:val="none" w:sz="0" w:space="0" w:color="auto"/>
                        <w:right w:val="none" w:sz="0" w:space="0" w:color="auto"/>
                      </w:divBdr>
                    </w:div>
                    <w:div w:id="24527165">
                      <w:marLeft w:val="0"/>
                      <w:marRight w:val="0"/>
                      <w:marTop w:val="0"/>
                      <w:marBottom w:val="0"/>
                      <w:divBdr>
                        <w:top w:val="none" w:sz="0" w:space="0" w:color="auto"/>
                        <w:left w:val="none" w:sz="0" w:space="0" w:color="auto"/>
                        <w:bottom w:val="none" w:sz="0" w:space="0" w:color="auto"/>
                        <w:right w:val="none" w:sz="0" w:space="0" w:color="auto"/>
                      </w:divBdr>
                    </w:div>
                    <w:div w:id="1481727500">
                      <w:marLeft w:val="0"/>
                      <w:marRight w:val="0"/>
                      <w:marTop w:val="0"/>
                      <w:marBottom w:val="0"/>
                      <w:divBdr>
                        <w:top w:val="none" w:sz="0" w:space="0" w:color="auto"/>
                        <w:left w:val="none" w:sz="0" w:space="0" w:color="auto"/>
                        <w:bottom w:val="none" w:sz="0" w:space="0" w:color="auto"/>
                        <w:right w:val="none" w:sz="0" w:space="0" w:color="auto"/>
                      </w:divBdr>
                    </w:div>
                    <w:div w:id="430703642">
                      <w:marLeft w:val="0"/>
                      <w:marRight w:val="0"/>
                      <w:marTop w:val="0"/>
                      <w:marBottom w:val="0"/>
                      <w:divBdr>
                        <w:top w:val="none" w:sz="0" w:space="0" w:color="auto"/>
                        <w:left w:val="none" w:sz="0" w:space="0" w:color="auto"/>
                        <w:bottom w:val="none" w:sz="0" w:space="0" w:color="auto"/>
                        <w:right w:val="none" w:sz="0" w:space="0" w:color="auto"/>
                      </w:divBdr>
                    </w:div>
                    <w:div w:id="1859932238">
                      <w:marLeft w:val="0"/>
                      <w:marRight w:val="0"/>
                      <w:marTop w:val="0"/>
                      <w:marBottom w:val="0"/>
                      <w:divBdr>
                        <w:top w:val="none" w:sz="0" w:space="0" w:color="auto"/>
                        <w:left w:val="none" w:sz="0" w:space="0" w:color="auto"/>
                        <w:bottom w:val="none" w:sz="0" w:space="0" w:color="auto"/>
                        <w:right w:val="none" w:sz="0" w:space="0" w:color="auto"/>
                      </w:divBdr>
                    </w:div>
                    <w:div w:id="1864439718">
                      <w:marLeft w:val="0"/>
                      <w:marRight w:val="0"/>
                      <w:marTop w:val="0"/>
                      <w:marBottom w:val="0"/>
                      <w:divBdr>
                        <w:top w:val="none" w:sz="0" w:space="0" w:color="auto"/>
                        <w:left w:val="none" w:sz="0" w:space="0" w:color="auto"/>
                        <w:bottom w:val="none" w:sz="0" w:space="0" w:color="auto"/>
                        <w:right w:val="none" w:sz="0" w:space="0" w:color="auto"/>
                      </w:divBdr>
                    </w:div>
                    <w:div w:id="1404138015">
                      <w:marLeft w:val="0"/>
                      <w:marRight w:val="0"/>
                      <w:marTop w:val="0"/>
                      <w:marBottom w:val="0"/>
                      <w:divBdr>
                        <w:top w:val="none" w:sz="0" w:space="0" w:color="auto"/>
                        <w:left w:val="none" w:sz="0" w:space="0" w:color="auto"/>
                        <w:bottom w:val="none" w:sz="0" w:space="0" w:color="auto"/>
                        <w:right w:val="none" w:sz="0" w:space="0" w:color="auto"/>
                      </w:divBdr>
                    </w:div>
                    <w:div w:id="94307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6420">
          <w:marLeft w:val="0"/>
          <w:marRight w:val="0"/>
          <w:marTop w:val="0"/>
          <w:marBottom w:val="0"/>
          <w:divBdr>
            <w:top w:val="none" w:sz="0" w:space="0" w:color="auto"/>
            <w:left w:val="none" w:sz="0" w:space="0" w:color="auto"/>
            <w:bottom w:val="none" w:sz="0" w:space="0" w:color="auto"/>
            <w:right w:val="none" w:sz="0" w:space="0" w:color="auto"/>
          </w:divBdr>
          <w:divsChild>
            <w:div w:id="481119612">
              <w:marLeft w:val="0"/>
              <w:marRight w:val="0"/>
              <w:marTop w:val="0"/>
              <w:marBottom w:val="0"/>
              <w:divBdr>
                <w:top w:val="none" w:sz="0" w:space="0" w:color="auto"/>
                <w:left w:val="none" w:sz="0" w:space="0" w:color="auto"/>
                <w:bottom w:val="none" w:sz="0" w:space="0" w:color="auto"/>
                <w:right w:val="none" w:sz="0" w:space="0" w:color="auto"/>
              </w:divBdr>
              <w:divsChild>
                <w:div w:id="1972320592">
                  <w:marLeft w:val="0"/>
                  <w:marRight w:val="0"/>
                  <w:marTop w:val="0"/>
                  <w:marBottom w:val="0"/>
                  <w:divBdr>
                    <w:top w:val="none" w:sz="0" w:space="0" w:color="auto"/>
                    <w:left w:val="none" w:sz="0" w:space="0" w:color="auto"/>
                    <w:bottom w:val="none" w:sz="0" w:space="0" w:color="auto"/>
                    <w:right w:val="none" w:sz="0" w:space="0" w:color="auto"/>
                  </w:divBdr>
                  <w:divsChild>
                    <w:div w:id="1421178135">
                      <w:marLeft w:val="0"/>
                      <w:marRight w:val="0"/>
                      <w:marTop w:val="0"/>
                      <w:marBottom w:val="0"/>
                      <w:divBdr>
                        <w:top w:val="none" w:sz="0" w:space="0" w:color="auto"/>
                        <w:left w:val="none" w:sz="0" w:space="0" w:color="auto"/>
                        <w:bottom w:val="none" w:sz="0" w:space="0" w:color="auto"/>
                        <w:right w:val="none" w:sz="0" w:space="0" w:color="auto"/>
                      </w:divBdr>
                    </w:div>
                    <w:div w:id="342782077">
                      <w:marLeft w:val="0"/>
                      <w:marRight w:val="0"/>
                      <w:marTop w:val="0"/>
                      <w:marBottom w:val="0"/>
                      <w:divBdr>
                        <w:top w:val="none" w:sz="0" w:space="0" w:color="auto"/>
                        <w:left w:val="none" w:sz="0" w:space="0" w:color="auto"/>
                        <w:bottom w:val="none" w:sz="0" w:space="0" w:color="auto"/>
                        <w:right w:val="none" w:sz="0" w:space="0" w:color="auto"/>
                      </w:divBdr>
                    </w:div>
                    <w:div w:id="534467578">
                      <w:marLeft w:val="0"/>
                      <w:marRight w:val="0"/>
                      <w:marTop w:val="0"/>
                      <w:marBottom w:val="0"/>
                      <w:divBdr>
                        <w:top w:val="none" w:sz="0" w:space="0" w:color="auto"/>
                        <w:left w:val="none" w:sz="0" w:space="0" w:color="auto"/>
                        <w:bottom w:val="none" w:sz="0" w:space="0" w:color="auto"/>
                        <w:right w:val="none" w:sz="0" w:space="0" w:color="auto"/>
                      </w:divBdr>
                    </w:div>
                    <w:div w:id="894051117">
                      <w:marLeft w:val="0"/>
                      <w:marRight w:val="0"/>
                      <w:marTop w:val="0"/>
                      <w:marBottom w:val="0"/>
                      <w:divBdr>
                        <w:top w:val="none" w:sz="0" w:space="0" w:color="auto"/>
                        <w:left w:val="none" w:sz="0" w:space="0" w:color="auto"/>
                        <w:bottom w:val="none" w:sz="0" w:space="0" w:color="auto"/>
                        <w:right w:val="none" w:sz="0" w:space="0" w:color="auto"/>
                      </w:divBdr>
                    </w:div>
                    <w:div w:id="1975401523">
                      <w:marLeft w:val="0"/>
                      <w:marRight w:val="0"/>
                      <w:marTop w:val="0"/>
                      <w:marBottom w:val="0"/>
                      <w:divBdr>
                        <w:top w:val="none" w:sz="0" w:space="0" w:color="auto"/>
                        <w:left w:val="none" w:sz="0" w:space="0" w:color="auto"/>
                        <w:bottom w:val="none" w:sz="0" w:space="0" w:color="auto"/>
                        <w:right w:val="none" w:sz="0" w:space="0" w:color="auto"/>
                      </w:divBdr>
                    </w:div>
                    <w:div w:id="142545459">
                      <w:marLeft w:val="0"/>
                      <w:marRight w:val="0"/>
                      <w:marTop w:val="0"/>
                      <w:marBottom w:val="0"/>
                      <w:divBdr>
                        <w:top w:val="none" w:sz="0" w:space="0" w:color="auto"/>
                        <w:left w:val="none" w:sz="0" w:space="0" w:color="auto"/>
                        <w:bottom w:val="none" w:sz="0" w:space="0" w:color="auto"/>
                        <w:right w:val="none" w:sz="0" w:space="0" w:color="auto"/>
                      </w:divBdr>
                    </w:div>
                    <w:div w:id="981932076">
                      <w:marLeft w:val="0"/>
                      <w:marRight w:val="0"/>
                      <w:marTop w:val="0"/>
                      <w:marBottom w:val="0"/>
                      <w:divBdr>
                        <w:top w:val="none" w:sz="0" w:space="0" w:color="auto"/>
                        <w:left w:val="none" w:sz="0" w:space="0" w:color="auto"/>
                        <w:bottom w:val="none" w:sz="0" w:space="0" w:color="auto"/>
                        <w:right w:val="none" w:sz="0" w:space="0" w:color="auto"/>
                      </w:divBdr>
                    </w:div>
                    <w:div w:id="17698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9722">
      <w:bodyDiv w:val="1"/>
      <w:marLeft w:val="0"/>
      <w:marRight w:val="0"/>
      <w:marTop w:val="0"/>
      <w:marBottom w:val="0"/>
      <w:divBdr>
        <w:top w:val="none" w:sz="0" w:space="0" w:color="auto"/>
        <w:left w:val="none" w:sz="0" w:space="0" w:color="auto"/>
        <w:bottom w:val="none" w:sz="0" w:space="0" w:color="auto"/>
        <w:right w:val="none" w:sz="0" w:space="0" w:color="auto"/>
      </w:divBdr>
      <w:divsChild>
        <w:div w:id="1067341338">
          <w:marLeft w:val="0"/>
          <w:marRight w:val="0"/>
          <w:marTop w:val="0"/>
          <w:marBottom w:val="120"/>
          <w:divBdr>
            <w:top w:val="single" w:sz="6" w:space="0" w:color="D5DDC6"/>
            <w:left w:val="single" w:sz="24" w:space="0" w:color="66BB55"/>
            <w:bottom w:val="single" w:sz="6" w:space="0" w:color="D5DDC6"/>
            <w:right w:val="single" w:sz="6" w:space="0" w:color="D5DDC6"/>
          </w:divBdr>
        </w:div>
        <w:div w:id="1519583901">
          <w:marLeft w:val="0"/>
          <w:marRight w:val="0"/>
          <w:marTop w:val="0"/>
          <w:marBottom w:val="120"/>
          <w:divBdr>
            <w:top w:val="single" w:sz="6" w:space="0" w:color="D5DDC6"/>
            <w:left w:val="single" w:sz="24" w:space="0" w:color="66BB55"/>
            <w:bottom w:val="single" w:sz="6" w:space="0" w:color="D5DDC6"/>
            <w:right w:val="single" w:sz="6" w:space="0" w:color="D5DDC6"/>
          </w:divBdr>
        </w:div>
        <w:div w:id="121453512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41876849">
      <w:bodyDiv w:val="1"/>
      <w:marLeft w:val="0"/>
      <w:marRight w:val="0"/>
      <w:marTop w:val="0"/>
      <w:marBottom w:val="0"/>
      <w:divBdr>
        <w:top w:val="none" w:sz="0" w:space="0" w:color="auto"/>
        <w:left w:val="none" w:sz="0" w:space="0" w:color="auto"/>
        <w:bottom w:val="none" w:sz="0" w:space="0" w:color="auto"/>
        <w:right w:val="none" w:sz="0" w:space="0" w:color="auto"/>
      </w:divBdr>
    </w:div>
    <w:div w:id="214592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www.geeksforgeeks.org/easy/" TargetMode="External"/><Relationship Id="rId21" Type="http://schemas.openxmlformats.org/officeDocument/2006/relationships/image" Target="media/image12.png"/><Relationship Id="rId34" Type="http://schemas.openxmlformats.org/officeDocument/2006/relationships/hyperlink" Target="http://www.geeksforgeeks.org/g-fact-79/" TargetMode="External"/><Relationship Id="rId42" Type="http://schemas.openxmlformats.org/officeDocument/2006/relationships/hyperlink" Target="http://www.geeksforgeeks.org/easy/"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3.png"/><Relationship Id="rId54" Type="http://schemas.openxmlformats.org/officeDocument/2006/relationships/image" Target="media/image3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geeksforgeeks.org/wp-content/uploads/javaex.png" TargetMode="External"/><Relationship Id="rId40" Type="http://schemas.openxmlformats.org/officeDocument/2006/relationships/hyperlink" Target="http://cdncontribute.geeksforgeeks.org/wp-content/uploads/cp_tutorial.png" TargetMode="External"/><Relationship Id="rId45" Type="http://schemas.openxmlformats.org/officeDocument/2006/relationships/hyperlink" Target="http://www.geeksforgeeks.org/jvm-works-jvm-architecture/" TargetMode="External"/><Relationship Id="rId53" Type="http://schemas.openxmlformats.org/officeDocument/2006/relationships/image" Target="media/image31.jpeg"/><Relationship Id="rId58"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geeksforgeeks.org/basic/" TargetMode="External"/><Relationship Id="rId49" Type="http://schemas.openxmlformats.org/officeDocument/2006/relationships/image" Target="media/image27.jpeg"/><Relationship Id="rId57" Type="http://schemas.openxmlformats.org/officeDocument/2006/relationships/image" Target="media/image3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javatpoint.com/internal-details-of-jvm" TargetMode="External"/><Relationship Id="rId44" Type="http://schemas.openxmlformats.org/officeDocument/2006/relationships/hyperlink" Target="http://www.geeksforgeeks.org/main-thread-java/" TargetMode="External"/><Relationship Id="rId52" Type="http://schemas.openxmlformats.org/officeDocument/2006/relationships/image" Target="media/image30.gif"/><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javatpoint.com/internal-details-of-jvm" TargetMode="External"/><Relationship Id="rId35" Type="http://schemas.openxmlformats.org/officeDocument/2006/relationships/hyperlink" Target="http://www.geeksforgeeks.org/jvm-create-object-main-class-class-contains-main/" TargetMode="External"/><Relationship Id="rId43" Type="http://schemas.openxmlformats.org/officeDocument/2006/relationships/hyperlink" Target="http://docs.oracle.com/javase/specs/jls/se8/html/jls-3.html" TargetMode="External"/><Relationship Id="rId48" Type="http://schemas.openxmlformats.org/officeDocument/2006/relationships/image" Target="media/image26.png"/><Relationship Id="rId56"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s://www.youtube.com/watch?v=tUD5ilcqkiM"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www.geeksforgeeks.org/abstract-classes-in-java/" TargetMode="External"/><Relationship Id="rId38" Type="http://schemas.openxmlformats.org/officeDocument/2006/relationships/image" Target="media/image22.png"/><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C8684-22E7-4263-895C-7C874C508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2674</TotalTime>
  <Pages>81</Pages>
  <Words>12029</Words>
  <Characters>68570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Shaveta</cp:lastModifiedBy>
  <cp:revision>83</cp:revision>
  <dcterms:created xsi:type="dcterms:W3CDTF">2016-09-02T06:02:00Z</dcterms:created>
  <dcterms:modified xsi:type="dcterms:W3CDTF">2017-11-12T05:27:00Z</dcterms:modified>
</cp:coreProperties>
</file>